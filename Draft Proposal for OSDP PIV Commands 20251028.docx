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1B15" w14:textId="7C886BDF" w:rsidR="000D23DE" w:rsidRDefault="00987EA4" w:rsidP="007D4B62">
      <w:pPr>
        <w:pStyle w:val="NoSpacing"/>
      </w:pPr>
      <w:r>
        <w:t>&lt;</w:t>
      </w:r>
      <w:r w:rsidR="007D4B62">
        <w:t xml:space="preserve">Proposed </w:t>
      </w:r>
      <w:r w:rsidR="00A57646">
        <w:t>New OSDP Commands</w:t>
      </w:r>
      <w:r w:rsidR="007D4B62">
        <w:t xml:space="preserve"> to support FICAM compliant PIV operability</w:t>
      </w:r>
    </w:p>
    <w:p w14:paraId="71F21B16" w14:textId="7515E845" w:rsidR="007D4B62" w:rsidRDefault="00A736BD" w:rsidP="007D4B62">
      <w:pPr>
        <w:pStyle w:val="NoSpacing"/>
      </w:pPr>
      <w:del w:id="0" w:author="Babak Javadi" w:date="2025-10-02T01:05:00Z" w16du:dateUtc="2025-10-01T15:05:00Z">
        <w:r w:rsidDel="00C566F0">
          <w:delText>03 September 2025</w:delText>
        </w:r>
      </w:del>
      <w:ins w:id="1" w:author="Babak Javadi" w:date="2025-10-02T01:05:00Z" w16du:dateUtc="2025-10-01T15:05:00Z">
        <w:r w:rsidR="00C566F0">
          <w:t>01 October 2025</w:t>
        </w:r>
      </w:ins>
    </w:p>
    <w:p w14:paraId="71F21B17" w14:textId="77777777" w:rsidR="00C9383E" w:rsidRDefault="00C9383E" w:rsidP="007D4B62">
      <w:pPr>
        <w:pStyle w:val="NoSpacing"/>
      </w:pPr>
      <w:r>
        <w:t>Kevin Booth</w:t>
      </w:r>
      <w:r w:rsidR="00791A36">
        <w:t>, Bryan Walker</w:t>
      </w:r>
    </w:p>
    <w:p w14:paraId="4F26869A" w14:textId="0301139F" w:rsidR="00C92076" w:rsidRDefault="00C92076" w:rsidP="007D4B62">
      <w:pPr>
        <w:pStyle w:val="NoSpacing"/>
        <w:rPr>
          <w:ins w:id="2" w:author="Babak Javadi" w:date="2025-10-02T01:05:00Z" w16du:dateUtc="2025-10-01T15:05:00Z"/>
        </w:rPr>
      </w:pPr>
      <w:r>
        <w:t>Kate Gray</w:t>
      </w:r>
      <w:r w:rsidR="00143B1A">
        <w:t>, Babak Javadi</w:t>
      </w:r>
    </w:p>
    <w:p w14:paraId="2659BFB3" w14:textId="77777777" w:rsidR="00C566F0" w:rsidRDefault="00C566F0" w:rsidP="007D4B62">
      <w:pPr>
        <w:pStyle w:val="NoSpacing"/>
      </w:pPr>
    </w:p>
    <w:p w14:paraId="71F21B18" w14:textId="2E3ED456" w:rsidR="007D4B62" w:rsidRDefault="007248BF" w:rsidP="007D4B62">
      <w:pPr>
        <w:pStyle w:val="NoSpacing"/>
      </w:pPr>
      <w:r>
        <w:t xml:space="preserve">Rev </w:t>
      </w:r>
      <w:r w:rsidR="00C100FE">
        <w:t xml:space="preserve"> </w:t>
      </w:r>
      <w:ins w:id="3" w:author="Babak Javadi" w:date="2025-10-02T02:35:00Z" w16du:dateUtc="2025-10-01T16:35:00Z">
        <w:r w:rsidR="001E11FA">
          <w:t>9</w:t>
        </w:r>
      </w:ins>
      <w:del w:id="4" w:author="Babak Javadi" w:date="2025-10-02T02:35:00Z" w16du:dateUtc="2025-10-01T16:35:00Z">
        <w:r w:rsidR="00A736BD" w:rsidDel="001E11FA">
          <w:delText>8</w:delText>
        </w:r>
      </w:del>
      <w:r w:rsidR="00C100FE">
        <w:t>.0</w:t>
      </w:r>
    </w:p>
    <w:p w14:paraId="71F21B19" w14:textId="77777777" w:rsidR="00C442A0" w:rsidRDefault="00C442A0" w:rsidP="007D4B62">
      <w:pPr>
        <w:pStyle w:val="NoSpacing"/>
      </w:pPr>
    </w:p>
    <w:p w14:paraId="71F21B1A" w14:textId="77777777" w:rsidR="00C442A0" w:rsidRDefault="00A963B1" w:rsidP="007D4B62">
      <w:pPr>
        <w:pStyle w:val="NoSpacing"/>
      </w:pPr>
      <w:r>
        <w:t>Changes:</w:t>
      </w:r>
    </w:p>
    <w:p w14:paraId="71F21B1B" w14:textId="77777777" w:rsidR="00A963B1" w:rsidRDefault="00A963B1" w:rsidP="007D4B62">
      <w:pPr>
        <w:pStyle w:val="NoSpacing"/>
      </w:pPr>
      <w:r>
        <w:t>05/27/25 – New codes for Functions 13 &amp; 14.</w:t>
      </w:r>
    </w:p>
    <w:p w14:paraId="71F21B1C" w14:textId="77777777" w:rsidR="00A963B1" w:rsidRDefault="00A963B1" w:rsidP="00A963B1">
      <w:pPr>
        <w:pStyle w:val="NoSpacing"/>
        <w:numPr>
          <w:ilvl w:val="0"/>
          <w:numId w:val="4"/>
        </w:numPr>
      </w:pPr>
      <w:r>
        <w:t xml:space="preserve">Change </w:t>
      </w:r>
      <w:proofErr w:type="spellStart"/>
      <w:r w:rsidRPr="00A963B1">
        <w:t>osdp_PIVBIOMATCH</w:t>
      </w:r>
      <w:proofErr w:type="spellEnd"/>
      <w:r>
        <w:t xml:space="preserve"> to use single byte to indicate biometric type.</w:t>
      </w:r>
    </w:p>
    <w:p w14:paraId="71F21B1D" w14:textId="77777777" w:rsidR="00A963B1" w:rsidRDefault="00A963B1" w:rsidP="007D4B62">
      <w:pPr>
        <w:pStyle w:val="NoSpacing"/>
      </w:pPr>
    </w:p>
    <w:p w14:paraId="71F21B20" w14:textId="64C42972" w:rsidR="00A963B1" w:rsidRDefault="003B5819" w:rsidP="007D4B62">
      <w:pPr>
        <w:pStyle w:val="NoSpacing"/>
      </w:pPr>
      <w:r>
        <w:t>06/25/25 – Changes to support multi-AID usage and VCI</w:t>
      </w:r>
    </w:p>
    <w:p w14:paraId="53E92893" w14:textId="77777777" w:rsidR="007F3A1B" w:rsidRDefault="007F3A1B" w:rsidP="007D4B62">
      <w:pPr>
        <w:pStyle w:val="NoSpacing"/>
      </w:pPr>
    </w:p>
    <w:p w14:paraId="041BBA88" w14:textId="2738F0D9" w:rsidR="007F3A1B" w:rsidRDefault="007F3A1B" w:rsidP="007D4B62">
      <w:pPr>
        <w:pStyle w:val="NoSpacing"/>
      </w:pPr>
      <w:r>
        <w:t>07/09/25 – Changes for PIV CVC</w:t>
      </w:r>
    </w:p>
    <w:p w14:paraId="741A1B14" w14:textId="77777777" w:rsidR="007F3A1B" w:rsidRDefault="007F3A1B" w:rsidP="007D4B62">
      <w:pPr>
        <w:pStyle w:val="NoSpacing"/>
      </w:pPr>
    </w:p>
    <w:p w14:paraId="6364A145" w14:textId="4D017B4A" w:rsidR="007F3A1B" w:rsidRDefault="007F3A1B" w:rsidP="007D4B62">
      <w:pPr>
        <w:pStyle w:val="NoSpacing"/>
      </w:pPr>
      <w:r>
        <w:t>07/17/25 – PUT DATA, GET DATA</w:t>
      </w:r>
    </w:p>
    <w:p w14:paraId="035A5E1F" w14:textId="77777777" w:rsidR="00D22E90" w:rsidRDefault="00D22E90" w:rsidP="007D4B62">
      <w:pPr>
        <w:pStyle w:val="NoSpacing"/>
      </w:pPr>
    </w:p>
    <w:p w14:paraId="7E3EF192" w14:textId="1E4BEEC8" w:rsidR="00D22E90" w:rsidRDefault="00D22E90" w:rsidP="007D4B62">
      <w:pPr>
        <w:pStyle w:val="NoSpacing"/>
      </w:pPr>
      <w:r>
        <w:t xml:space="preserve">09/03/25 – </w:t>
      </w:r>
      <w:del w:id="5" w:author="Kate Gray" w:date="2025-09-03T11:00:00Z" w16du:dateUtc="2025-09-03T15:00:00Z">
        <w:r w:rsidDel="00F76BFA">
          <w:delText xml:space="preserve">Added additional </w:delText>
        </w:r>
        <w:r w:rsidR="00DF7C0A" w:rsidDel="00F76BFA">
          <w:delText>error codes for osdp_CRAUTHR</w:delText>
        </w:r>
        <w:r w:rsidR="003C3991" w:rsidDel="00F76BFA">
          <w:delText>.  Added additional status codes for osdp_PIVSPE.  Added additional fields and clarification to osdp_PIVSPE.</w:delText>
        </w:r>
      </w:del>
      <w:ins w:id="6" w:author="Kate Gray" w:date="2025-09-03T11:00:00Z" w16du:dateUtc="2025-09-03T15:00:00Z">
        <w:r w:rsidR="00F76BFA" w:rsidRPr="00F76BFA">
          <w:t xml:space="preserve"> </w:t>
        </w:r>
        <w:r w:rsidR="00F76BFA">
          <w:t xml:space="preserve">Added additional error codes for </w:t>
        </w:r>
        <w:proofErr w:type="spellStart"/>
        <w:r w:rsidR="00F76BFA">
          <w:t>osdp_CRAUTHR</w:t>
        </w:r>
        <w:proofErr w:type="spellEnd"/>
        <w:r w:rsidR="00F76BFA">
          <w:t xml:space="preserve">.  Added additional status codes for </w:t>
        </w:r>
        <w:proofErr w:type="spellStart"/>
        <w:r w:rsidR="00F76BFA">
          <w:t>osdp_PIVSPE</w:t>
        </w:r>
        <w:proofErr w:type="spellEnd"/>
        <w:r w:rsidR="00F76BFA">
          <w:t xml:space="preserve">.  Added additional fields and clarification to </w:t>
        </w:r>
        <w:proofErr w:type="spellStart"/>
        <w:r w:rsidR="00F76BFA">
          <w:t>osdp_PIVSPE</w:t>
        </w:r>
        <w:proofErr w:type="spellEnd"/>
        <w:r w:rsidR="00F76BFA">
          <w:t xml:space="preserve">.  Added </w:t>
        </w:r>
        <w:r w:rsidR="00843516">
          <w:t>AID options to proposal.  Added examples of AID to proposal.</w:t>
        </w:r>
      </w:ins>
    </w:p>
    <w:p w14:paraId="71F21B21" w14:textId="77777777" w:rsidR="00A963B1" w:rsidRDefault="00A963B1" w:rsidP="007D4B62">
      <w:pPr>
        <w:pStyle w:val="NoSpacing"/>
        <w:rPr>
          <w:ins w:id="7" w:author="Kate Gray" w:date="2025-09-17T10:37:00Z" w16du:dateUtc="2025-09-17T14:37:00Z"/>
        </w:rPr>
      </w:pPr>
    </w:p>
    <w:p w14:paraId="177B37C9" w14:textId="74464986" w:rsidR="00C63147" w:rsidRDefault="00C63147" w:rsidP="007D4B62">
      <w:pPr>
        <w:pStyle w:val="NoSpacing"/>
      </w:pPr>
      <w:ins w:id="8" w:author="Kate Gray" w:date="2025-09-17T10:37:00Z" w16du:dateUtc="2025-09-17T14:37:00Z">
        <w:r>
          <w:t>09/17/25 – Overhaul of PIV Mode command and values</w:t>
        </w:r>
      </w:ins>
      <w:ins w:id="9" w:author="Kate Gray" w:date="2025-09-17T11:02:00Z" w16du:dateUtc="2025-09-17T15:02:00Z">
        <w:r w:rsidR="00307176">
          <w:t xml:space="preserve">.  Major </w:t>
        </w:r>
      </w:ins>
      <w:ins w:id="10" w:author="Kate Gray" w:date="2025-09-17T11:03:00Z" w16du:dateUtc="2025-09-17T15:03:00Z">
        <w:r w:rsidR="00307176">
          <w:t>SPE changes.</w:t>
        </w:r>
      </w:ins>
    </w:p>
    <w:p w14:paraId="71F21B22" w14:textId="77777777" w:rsidR="007D4B62" w:rsidRDefault="007D4B62" w:rsidP="007D4B62">
      <w:pPr>
        <w:pStyle w:val="NoSpacing"/>
      </w:pPr>
    </w:p>
    <w:p w14:paraId="71F21B23" w14:textId="77777777" w:rsidR="00CE087B" w:rsidRDefault="00A57646" w:rsidP="00A57646">
      <w:pPr>
        <w:pStyle w:val="NoSpacing"/>
      </w:pPr>
      <w:proofErr w:type="spellStart"/>
      <w:r>
        <w:t>Osdp_PDCAP</w:t>
      </w:r>
      <w:proofErr w:type="spellEnd"/>
      <w:r w:rsidR="00C442A0">
        <w:t xml:space="preserve"> – Reply to Peripheral Device Capabilities R</w:t>
      </w:r>
      <w:r w:rsidR="00CE087B">
        <w:t>equest</w:t>
      </w:r>
    </w:p>
    <w:p w14:paraId="71F21B24" w14:textId="77777777" w:rsidR="00CE087B" w:rsidRDefault="00CE087B" w:rsidP="00A57646">
      <w:pPr>
        <w:pStyle w:val="NoSpacing"/>
      </w:pPr>
    </w:p>
    <w:p w14:paraId="71F21B25" w14:textId="77777777" w:rsidR="00A57646" w:rsidRDefault="00CE087B" w:rsidP="00A57646">
      <w:pPr>
        <w:pStyle w:val="NoSpacing"/>
      </w:pPr>
      <w:r>
        <w:tab/>
        <w:t>Add bit fields to existing function definitions to indicate support for new commands</w:t>
      </w:r>
    </w:p>
    <w:p w14:paraId="71F21B26" w14:textId="77777777" w:rsidR="00CB111B" w:rsidRDefault="00CB111B" w:rsidP="00CB111B">
      <w:pPr>
        <w:pStyle w:val="NoSpacing"/>
      </w:pPr>
    </w:p>
    <w:p w14:paraId="71F21B27" w14:textId="77777777" w:rsidR="00CB111B" w:rsidRDefault="00CB111B" w:rsidP="00CB111B">
      <w:pPr>
        <w:pStyle w:val="NoSpacing"/>
        <w:ind w:firstLine="360"/>
      </w:pPr>
      <w:r>
        <w:t>Function code 12 - Smart Card Support:</w:t>
      </w:r>
    </w:p>
    <w:p w14:paraId="71F21B28" w14:textId="762AA4B3" w:rsidR="00CB111B" w:rsidRDefault="00CB111B" w:rsidP="00CB111B">
      <w:pPr>
        <w:pStyle w:val="NoSpacing"/>
        <w:numPr>
          <w:ilvl w:val="0"/>
          <w:numId w:val="1"/>
        </w:numPr>
      </w:pPr>
      <w:r>
        <w:t xml:space="preserve">Add bit 2 (mask 0x04) to indicate support for </w:t>
      </w:r>
      <w:ins w:id="11" w:author="Kate Gray" w:date="2025-09-03T11:46:00Z" w16du:dateUtc="2025-09-03T15:46:00Z">
        <w:r w:rsidR="00F23187">
          <w:t xml:space="preserve">2.3 style </w:t>
        </w:r>
      </w:ins>
      <w:proofErr w:type="spellStart"/>
      <w:r>
        <w:t>osdp_CRAUTH</w:t>
      </w:r>
      <w:proofErr w:type="spellEnd"/>
      <w:r w:rsidR="00C76A1B">
        <w:t xml:space="preserve">, </w:t>
      </w:r>
      <w:proofErr w:type="spellStart"/>
      <w:r>
        <w:t>osdp_PIVDATA</w:t>
      </w:r>
      <w:proofErr w:type="spellEnd"/>
      <w:r w:rsidR="00C76A1B">
        <w:t xml:space="preserve">, </w:t>
      </w:r>
      <w:proofErr w:type="spellStart"/>
      <w:r w:rsidR="00C76A1B">
        <w:t>osdp_CARDSTATUS</w:t>
      </w:r>
      <w:proofErr w:type="spellEnd"/>
      <w:r w:rsidR="00C76A1B">
        <w:t xml:space="preserve">, and </w:t>
      </w:r>
      <w:proofErr w:type="spellStart"/>
      <w:r w:rsidR="00C76A1B">
        <w:t>osdp_PIVMODE</w:t>
      </w:r>
      <w:proofErr w:type="spellEnd"/>
      <w:r>
        <w:t xml:space="preserve"> commands.</w:t>
      </w:r>
    </w:p>
    <w:p w14:paraId="71F21B29" w14:textId="77777777" w:rsidR="00CB111B" w:rsidRDefault="00CB111B" w:rsidP="00A57646">
      <w:pPr>
        <w:pStyle w:val="NoSpacing"/>
      </w:pPr>
    </w:p>
    <w:p w14:paraId="71F21B2A" w14:textId="77777777" w:rsidR="00C76A1B" w:rsidRDefault="00CB111B" w:rsidP="00C76A1B">
      <w:pPr>
        <w:pStyle w:val="NoSpacing"/>
        <w:ind w:firstLine="360"/>
      </w:pPr>
      <w:r>
        <w:t xml:space="preserve">Function code 13 - Readers. </w:t>
      </w:r>
    </w:p>
    <w:p w14:paraId="71F21B2B" w14:textId="77777777" w:rsidR="00C76A1B" w:rsidRDefault="00CE087B" w:rsidP="00C76A1B">
      <w:pPr>
        <w:pStyle w:val="NoSpacing"/>
        <w:ind w:firstLine="720"/>
      </w:pPr>
      <w:r>
        <w:t xml:space="preserve">Currently unused, </w:t>
      </w:r>
      <w:r w:rsidR="00CB111B">
        <w:t xml:space="preserve">Version 2.2 says compliance level must be 0x00.  </w:t>
      </w:r>
    </w:p>
    <w:p w14:paraId="71F21B2C" w14:textId="77777777" w:rsidR="00C76A1B" w:rsidRDefault="00CB111B" w:rsidP="00C76A1B">
      <w:pPr>
        <w:pStyle w:val="NoSpacing"/>
        <w:numPr>
          <w:ilvl w:val="0"/>
          <w:numId w:val="1"/>
        </w:numPr>
      </w:pPr>
      <w:r>
        <w:t>0x01 indicate</w:t>
      </w:r>
      <w:r w:rsidR="00C76A1B">
        <w:t>s</w:t>
      </w:r>
      <w:r>
        <w:t xml:space="preserve"> contact </w:t>
      </w:r>
      <w:r w:rsidR="00C76A1B">
        <w:t xml:space="preserve">card </w:t>
      </w:r>
      <w:r>
        <w:t>reader</w:t>
      </w:r>
    </w:p>
    <w:p w14:paraId="71F21B2D" w14:textId="77777777" w:rsidR="00C76A1B" w:rsidRDefault="00CB111B" w:rsidP="00C76A1B">
      <w:pPr>
        <w:pStyle w:val="NoSpacing"/>
        <w:numPr>
          <w:ilvl w:val="0"/>
          <w:numId w:val="1"/>
        </w:numPr>
      </w:pPr>
      <w:r>
        <w:t>0x02 indicate</w:t>
      </w:r>
      <w:r w:rsidR="00C76A1B">
        <w:t>s</w:t>
      </w:r>
      <w:r>
        <w:t xml:space="preserve"> contactless </w:t>
      </w:r>
      <w:r w:rsidR="00C76A1B">
        <w:t xml:space="preserve">card </w:t>
      </w:r>
      <w:r>
        <w:t>reader</w:t>
      </w:r>
    </w:p>
    <w:p w14:paraId="71F21B2E" w14:textId="77777777" w:rsidR="00CB111B" w:rsidRDefault="00CB111B" w:rsidP="00C76A1B">
      <w:pPr>
        <w:pStyle w:val="NoSpacing"/>
        <w:numPr>
          <w:ilvl w:val="0"/>
          <w:numId w:val="1"/>
        </w:numPr>
      </w:pPr>
      <w:r>
        <w:t>0x04 indicate</w:t>
      </w:r>
      <w:r w:rsidR="00B026C8">
        <w:t>s support for 125khz Prox.</w:t>
      </w:r>
    </w:p>
    <w:p w14:paraId="71F21B2F" w14:textId="77777777" w:rsidR="00B026C8" w:rsidRDefault="00B026C8" w:rsidP="00C76A1B">
      <w:pPr>
        <w:pStyle w:val="NoSpacing"/>
        <w:numPr>
          <w:ilvl w:val="0"/>
          <w:numId w:val="1"/>
        </w:numPr>
      </w:pPr>
      <w:r>
        <w:t>0x08 indicates support for VCI.</w:t>
      </w:r>
    </w:p>
    <w:p w14:paraId="71F21B30" w14:textId="77777777" w:rsidR="00CB111B" w:rsidRPr="00CB111B" w:rsidRDefault="00CB111B" w:rsidP="00A57646">
      <w:pPr>
        <w:pStyle w:val="NoSpacing"/>
        <w:rPr>
          <w:b/>
        </w:rPr>
      </w:pPr>
    </w:p>
    <w:p w14:paraId="1F245A20" w14:textId="77777777" w:rsidR="00510CD6" w:rsidRDefault="00510CD6">
      <w:pPr>
        <w:rPr>
          <w:ins w:id="12" w:author="Babak Javadi" w:date="2025-10-15T01:55:00Z" w16du:dateUtc="2025-10-15T08:55:00Z"/>
          <w:rFonts w:ascii="Arial" w:eastAsia="Times New Roman" w:hAnsi="Arial" w:cs="Arial"/>
          <w:spacing w:val="8"/>
          <w:sz w:val="20"/>
          <w:szCs w:val="20"/>
          <w:lang w:val="en-NZ" w:eastAsia="zh-CN"/>
        </w:rPr>
      </w:pPr>
      <w:ins w:id="13" w:author="Babak Javadi" w:date="2025-10-15T01:55:00Z" w16du:dateUtc="2025-10-15T08:55:00Z">
        <w:r>
          <w:br w:type="page"/>
        </w:r>
      </w:ins>
    </w:p>
    <w:p w14:paraId="71F21B31" w14:textId="77777777" w:rsidR="00C76A1B" w:rsidRDefault="00C76A1B">
      <w:pPr>
        <w:pStyle w:val="PARAGRAPH"/>
        <w:pPrChange w:id="14" w:author="Babak Javadi" w:date="2025-10-15T01:55:00Z" w16du:dateUtc="2025-10-15T08:55:00Z">
          <w:pPr>
            <w:pStyle w:val="NoSpacing"/>
            <w:ind w:firstLine="360"/>
          </w:pPr>
        </w:pPrChange>
      </w:pPr>
      <w:r>
        <w:lastRenderedPageBreak/>
        <w:t>Function Code 14 – Biometrics:</w:t>
      </w:r>
    </w:p>
    <w:p w14:paraId="32C19F48" w14:textId="77777777" w:rsidR="00076C2D" w:rsidRPr="00A064FA" w:rsidRDefault="00076C2D" w:rsidP="00076C2D">
      <w:pPr>
        <w:rPr>
          <w:ins w:id="15" w:author="Babak Javadi" w:date="2025-10-15T01:54:00Z" w16du:dateUtc="2025-10-15T08:54:00Z"/>
        </w:rPr>
      </w:pPr>
      <w:ins w:id="16" w:author="Babak Javadi" w:date="2025-10-15T01:54:00Z" w16du:dateUtc="2025-10-15T08:54:00Z">
        <w:r w:rsidRPr="00A064FA">
          <w:t>This capability indicates the ability of the reader to handle PIV credentials.</w:t>
        </w:r>
      </w:ins>
    </w:p>
    <w:p w14:paraId="4908687E" w14:textId="77777777" w:rsidR="00076C2D" w:rsidRPr="00A064FA" w:rsidRDefault="00076C2D" w:rsidP="00076C2D">
      <w:pPr>
        <w:rPr>
          <w:ins w:id="17" w:author="Babak Javadi" w:date="2025-10-15T01:54:00Z" w16du:dateUtc="2025-10-15T08:54:00Z"/>
        </w:rPr>
      </w:pPr>
      <w:ins w:id="18" w:author="Babak Javadi" w:date="2025-10-15T01:54:00Z" w16du:dateUtc="2025-10-15T08:54:00Z">
        <w:r w:rsidRPr="00A064FA">
          <w:t>Compliance levels are defined as a bit field:</w:t>
        </w:r>
      </w:ins>
    </w:p>
    <w:tbl>
      <w:tblPr>
        <w:tblW w:w="9832"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74"/>
        <w:gridCol w:w="576"/>
        <w:gridCol w:w="576"/>
        <w:gridCol w:w="574"/>
        <w:gridCol w:w="576"/>
        <w:gridCol w:w="574"/>
        <w:gridCol w:w="576"/>
        <w:gridCol w:w="576"/>
        <w:gridCol w:w="5230"/>
      </w:tblGrid>
      <w:tr w:rsidR="00076C2D" w:rsidRPr="009C1657" w14:paraId="76D878C1" w14:textId="77777777">
        <w:trPr>
          <w:trHeight w:val="270"/>
          <w:jc w:val="center"/>
          <w:ins w:id="19" w:author="Babak Javadi" w:date="2025-10-15T01:54:00Z"/>
        </w:trPr>
        <w:tc>
          <w:tcPr>
            <w:tcW w:w="574" w:type="dxa"/>
            <w:tcBorders>
              <w:right w:val="single" w:sz="4" w:space="0" w:color="000000"/>
            </w:tcBorders>
            <w:shd w:val="clear" w:color="auto" w:fill="DFDFDF"/>
            <w:vAlign w:val="center"/>
          </w:tcPr>
          <w:p w14:paraId="629D93B8" w14:textId="77777777" w:rsidR="00076C2D" w:rsidRPr="009C1657" w:rsidRDefault="00076C2D">
            <w:pPr>
              <w:pStyle w:val="TableParagraph"/>
              <w:rPr>
                <w:ins w:id="20" w:author="Babak Javadi" w:date="2025-10-15T01:54:00Z" w16du:dateUtc="2025-10-15T08:54:00Z"/>
              </w:rPr>
            </w:pPr>
            <w:ins w:id="21" w:author="Babak Javadi" w:date="2025-10-15T01:54:00Z" w16du:dateUtc="2025-10-15T08:54:00Z">
              <w:r w:rsidRPr="009C1657">
                <w:t>b8</w:t>
              </w:r>
            </w:ins>
          </w:p>
        </w:tc>
        <w:tc>
          <w:tcPr>
            <w:tcW w:w="576" w:type="dxa"/>
            <w:tcBorders>
              <w:left w:val="single" w:sz="4" w:space="0" w:color="000000"/>
              <w:right w:val="single" w:sz="4" w:space="0" w:color="000000"/>
            </w:tcBorders>
            <w:shd w:val="clear" w:color="auto" w:fill="DFDFDF"/>
            <w:vAlign w:val="center"/>
          </w:tcPr>
          <w:p w14:paraId="5238F3E7" w14:textId="77777777" w:rsidR="00076C2D" w:rsidRPr="009C1657" w:rsidRDefault="00076C2D">
            <w:pPr>
              <w:pStyle w:val="TableParagraph"/>
              <w:rPr>
                <w:ins w:id="22" w:author="Babak Javadi" w:date="2025-10-15T01:54:00Z" w16du:dateUtc="2025-10-15T08:54:00Z"/>
              </w:rPr>
            </w:pPr>
            <w:ins w:id="23" w:author="Babak Javadi" w:date="2025-10-15T01:54:00Z" w16du:dateUtc="2025-10-15T08:54:00Z">
              <w:r w:rsidRPr="009C1657">
                <w:t>b7</w:t>
              </w:r>
            </w:ins>
          </w:p>
        </w:tc>
        <w:tc>
          <w:tcPr>
            <w:tcW w:w="576" w:type="dxa"/>
            <w:tcBorders>
              <w:left w:val="single" w:sz="4" w:space="0" w:color="000000"/>
              <w:right w:val="single" w:sz="4" w:space="0" w:color="000000"/>
            </w:tcBorders>
            <w:shd w:val="clear" w:color="auto" w:fill="DFDFDF"/>
            <w:vAlign w:val="center"/>
          </w:tcPr>
          <w:p w14:paraId="6DF1BAA2" w14:textId="77777777" w:rsidR="00076C2D" w:rsidRPr="009C1657" w:rsidRDefault="00076C2D">
            <w:pPr>
              <w:pStyle w:val="TableParagraph"/>
              <w:rPr>
                <w:ins w:id="24" w:author="Babak Javadi" w:date="2025-10-15T01:54:00Z" w16du:dateUtc="2025-10-15T08:54:00Z"/>
              </w:rPr>
            </w:pPr>
            <w:ins w:id="25" w:author="Babak Javadi" w:date="2025-10-15T01:54:00Z" w16du:dateUtc="2025-10-15T08:54:00Z">
              <w:r w:rsidRPr="009C1657">
                <w:t>b6</w:t>
              </w:r>
            </w:ins>
          </w:p>
        </w:tc>
        <w:tc>
          <w:tcPr>
            <w:tcW w:w="574" w:type="dxa"/>
            <w:tcBorders>
              <w:left w:val="single" w:sz="4" w:space="0" w:color="000000"/>
              <w:right w:val="single" w:sz="4" w:space="0" w:color="000000"/>
            </w:tcBorders>
            <w:shd w:val="clear" w:color="auto" w:fill="DFDFDF"/>
            <w:vAlign w:val="center"/>
          </w:tcPr>
          <w:p w14:paraId="6D91D142" w14:textId="77777777" w:rsidR="00076C2D" w:rsidRPr="009C1657" w:rsidRDefault="00076C2D">
            <w:pPr>
              <w:pStyle w:val="TableParagraph"/>
              <w:rPr>
                <w:ins w:id="26" w:author="Babak Javadi" w:date="2025-10-15T01:54:00Z" w16du:dateUtc="2025-10-15T08:54:00Z"/>
              </w:rPr>
            </w:pPr>
            <w:ins w:id="27" w:author="Babak Javadi" w:date="2025-10-15T01:54:00Z" w16du:dateUtc="2025-10-15T08:54:00Z">
              <w:r w:rsidRPr="009C1657">
                <w:t>b5</w:t>
              </w:r>
            </w:ins>
          </w:p>
        </w:tc>
        <w:tc>
          <w:tcPr>
            <w:tcW w:w="576" w:type="dxa"/>
            <w:tcBorders>
              <w:left w:val="single" w:sz="4" w:space="0" w:color="000000"/>
              <w:right w:val="single" w:sz="4" w:space="0" w:color="000000"/>
            </w:tcBorders>
            <w:shd w:val="clear" w:color="auto" w:fill="DFDFDF"/>
            <w:vAlign w:val="center"/>
          </w:tcPr>
          <w:p w14:paraId="0E15CD49" w14:textId="77777777" w:rsidR="00076C2D" w:rsidRPr="009C1657" w:rsidRDefault="00076C2D">
            <w:pPr>
              <w:pStyle w:val="TableParagraph"/>
              <w:rPr>
                <w:ins w:id="28" w:author="Babak Javadi" w:date="2025-10-15T01:54:00Z" w16du:dateUtc="2025-10-15T08:54:00Z"/>
              </w:rPr>
            </w:pPr>
            <w:ins w:id="29" w:author="Babak Javadi" w:date="2025-10-15T01:54:00Z" w16du:dateUtc="2025-10-15T08:54:00Z">
              <w:r w:rsidRPr="009C1657">
                <w:t>b4</w:t>
              </w:r>
            </w:ins>
          </w:p>
        </w:tc>
        <w:tc>
          <w:tcPr>
            <w:tcW w:w="574" w:type="dxa"/>
            <w:tcBorders>
              <w:left w:val="single" w:sz="4" w:space="0" w:color="000000"/>
              <w:right w:val="single" w:sz="4" w:space="0" w:color="000000"/>
            </w:tcBorders>
            <w:shd w:val="clear" w:color="auto" w:fill="DFDFDF"/>
            <w:vAlign w:val="center"/>
          </w:tcPr>
          <w:p w14:paraId="75712A2E" w14:textId="77777777" w:rsidR="00076C2D" w:rsidRPr="009C1657" w:rsidRDefault="00076C2D">
            <w:pPr>
              <w:pStyle w:val="TableParagraph"/>
              <w:rPr>
                <w:ins w:id="30" w:author="Babak Javadi" w:date="2025-10-15T01:54:00Z" w16du:dateUtc="2025-10-15T08:54:00Z"/>
              </w:rPr>
            </w:pPr>
            <w:ins w:id="31" w:author="Babak Javadi" w:date="2025-10-15T01:54:00Z" w16du:dateUtc="2025-10-15T08:54:00Z">
              <w:r w:rsidRPr="009C1657">
                <w:t>b3</w:t>
              </w:r>
            </w:ins>
          </w:p>
        </w:tc>
        <w:tc>
          <w:tcPr>
            <w:tcW w:w="576" w:type="dxa"/>
            <w:tcBorders>
              <w:left w:val="single" w:sz="4" w:space="0" w:color="000000"/>
              <w:right w:val="single" w:sz="4" w:space="0" w:color="000000"/>
            </w:tcBorders>
            <w:shd w:val="clear" w:color="auto" w:fill="DFDFDF"/>
            <w:vAlign w:val="center"/>
          </w:tcPr>
          <w:p w14:paraId="116C1D8D" w14:textId="77777777" w:rsidR="00076C2D" w:rsidRPr="009C1657" w:rsidRDefault="00076C2D">
            <w:pPr>
              <w:pStyle w:val="TableParagraph"/>
              <w:rPr>
                <w:ins w:id="32" w:author="Babak Javadi" w:date="2025-10-15T01:54:00Z" w16du:dateUtc="2025-10-15T08:54:00Z"/>
              </w:rPr>
            </w:pPr>
            <w:ins w:id="33" w:author="Babak Javadi" w:date="2025-10-15T01:54:00Z" w16du:dateUtc="2025-10-15T08:54:00Z">
              <w:r w:rsidRPr="009C1657">
                <w:t>b2</w:t>
              </w:r>
            </w:ins>
          </w:p>
        </w:tc>
        <w:tc>
          <w:tcPr>
            <w:tcW w:w="576" w:type="dxa"/>
            <w:tcBorders>
              <w:left w:val="single" w:sz="4" w:space="0" w:color="000000"/>
              <w:right w:val="single" w:sz="4" w:space="0" w:color="000000"/>
            </w:tcBorders>
            <w:shd w:val="clear" w:color="auto" w:fill="DFDFDF"/>
            <w:vAlign w:val="center"/>
          </w:tcPr>
          <w:p w14:paraId="7BB660FE" w14:textId="77777777" w:rsidR="00076C2D" w:rsidRPr="009C1657" w:rsidRDefault="00076C2D">
            <w:pPr>
              <w:pStyle w:val="TableParagraph"/>
              <w:rPr>
                <w:ins w:id="34" w:author="Babak Javadi" w:date="2025-10-15T01:54:00Z" w16du:dateUtc="2025-10-15T08:54:00Z"/>
              </w:rPr>
            </w:pPr>
            <w:ins w:id="35" w:author="Babak Javadi" w:date="2025-10-15T01:54:00Z" w16du:dateUtc="2025-10-15T08:54:00Z">
              <w:r w:rsidRPr="009C1657">
                <w:t>b1</w:t>
              </w:r>
            </w:ins>
          </w:p>
        </w:tc>
        <w:tc>
          <w:tcPr>
            <w:tcW w:w="5230" w:type="dxa"/>
            <w:tcBorders>
              <w:left w:val="single" w:sz="4" w:space="0" w:color="000000"/>
            </w:tcBorders>
            <w:shd w:val="clear" w:color="auto" w:fill="DFDFDF"/>
            <w:vAlign w:val="center"/>
          </w:tcPr>
          <w:p w14:paraId="1EB3E803" w14:textId="77777777" w:rsidR="00076C2D" w:rsidRPr="009C1657" w:rsidRDefault="00076C2D">
            <w:pPr>
              <w:pStyle w:val="TableParagraph"/>
              <w:rPr>
                <w:ins w:id="36" w:author="Babak Javadi" w:date="2025-10-15T01:54:00Z" w16du:dateUtc="2025-10-15T08:54:00Z"/>
              </w:rPr>
            </w:pPr>
            <w:ins w:id="37" w:author="Babak Javadi" w:date="2025-10-15T01:54:00Z" w16du:dateUtc="2025-10-15T08:54:00Z">
              <w:r w:rsidRPr="009C1657">
                <w:t>Meaning</w:t>
              </w:r>
            </w:ins>
          </w:p>
        </w:tc>
      </w:tr>
      <w:tr w:rsidR="00076C2D" w:rsidRPr="009C1657" w14:paraId="25DB9EA6" w14:textId="77777777">
        <w:trPr>
          <w:trHeight w:val="380"/>
          <w:jc w:val="center"/>
          <w:ins w:id="38" w:author="Babak Javadi" w:date="2025-10-15T01:54:00Z"/>
        </w:trPr>
        <w:tc>
          <w:tcPr>
            <w:tcW w:w="574" w:type="dxa"/>
            <w:tcBorders>
              <w:bottom w:val="single" w:sz="4" w:space="0" w:color="000000"/>
              <w:right w:val="single" w:sz="6" w:space="0" w:color="000000"/>
            </w:tcBorders>
            <w:vAlign w:val="center"/>
          </w:tcPr>
          <w:p w14:paraId="699D70C2" w14:textId="77777777" w:rsidR="00076C2D" w:rsidRPr="009C1657" w:rsidRDefault="00076C2D">
            <w:pPr>
              <w:pStyle w:val="TableParagraph"/>
              <w:jc w:val="center"/>
              <w:rPr>
                <w:ins w:id="39" w:author="Babak Javadi" w:date="2025-10-15T01:54:00Z" w16du:dateUtc="2025-10-15T08:54:00Z"/>
              </w:rPr>
            </w:pPr>
            <w:ins w:id="40" w:author="Babak Javadi" w:date="2025-10-15T01:54:00Z" w16du:dateUtc="2025-10-15T08:54:00Z">
              <w:r w:rsidRPr="00A064FA">
                <w:t>0</w:t>
              </w:r>
            </w:ins>
          </w:p>
        </w:tc>
        <w:tc>
          <w:tcPr>
            <w:tcW w:w="576" w:type="dxa"/>
            <w:tcBorders>
              <w:left w:val="single" w:sz="6" w:space="0" w:color="000000"/>
              <w:bottom w:val="single" w:sz="4" w:space="0" w:color="000000"/>
              <w:right w:val="single" w:sz="6" w:space="0" w:color="000000"/>
            </w:tcBorders>
            <w:vAlign w:val="center"/>
          </w:tcPr>
          <w:p w14:paraId="57FBAB00" w14:textId="77777777" w:rsidR="00076C2D" w:rsidRPr="009C1657" w:rsidRDefault="00076C2D">
            <w:pPr>
              <w:pStyle w:val="TableParagraph"/>
              <w:jc w:val="center"/>
              <w:rPr>
                <w:ins w:id="41" w:author="Babak Javadi" w:date="2025-10-15T01:54:00Z" w16du:dateUtc="2025-10-15T08:54:00Z"/>
              </w:rPr>
            </w:pPr>
            <w:ins w:id="42" w:author="Babak Javadi" w:date="2025-10-15T01:54:00Z" w16du:dateUtc="2025-10-15T08:54:00Z">
              <w:r w:rsidRPr="00A064FA">
                <w:t>0</w:t>
              </w:r>
            </w:ins>
          </w:p>
        </w:tc>
        <w:tc>
          <w:tcPr>
            <w:tcW w:w="576" w:type="dxa"/>
            <w:tcBorders>
              <w:left w:val="single" w:sz="6" w:space="0" w:color="000000"/>
              <w:bottom w:val="single" w:sz="4" w:space="0" w:color="000000"/>
              <w:right w:val="single" w:sz="6" w:space="0" w:color="000000"/>
            </w:tcBorders>
            <w:vAlign w:val="center"/>
          </w:tcPr>
          <w:p w14:paraId="6CDC07BF" w14:textId="77777777" w:rsidR="00076C2D" w:rsidRPr="009C1657" w:rsidRDefault="00076C2D">
            <w:pPr>
              <w:pStyle w:val="TableParagraph"/>
              <w:jc w:val="center"/>
              <w:rPr>
                <w:ins w:id="43" w:author="Babak Javadi" w:date="2025-10-15T01:54:00Z" w16du:dateUtc="2025-10-15T08:54:00Z"/>
              </w:rPr>
            </w:pPr>
            <w:ins w:id="44" w:author="Babak Javadi" w:date="2025-10-15T01:54:00Z" w16du:dateUtc="2025-10-15T08:54:00Z">
              <w:r w:rsidRPr="00A064FA">
                <w:t>0</w:t>
              </w:r>
            </w:ins>
          </w:p>
        </w:tc>
        <w:tc>
          <w:tcPr>
            <w:tcW w:w="574" w:type="dxa"/>
            <w:tcBorders>
              <w:left w:val="single" w:sz="6" w:space="0" w:color="000000"/>
              <w:bottom w:val="single" w:sz="4" w:space="0" w:color="000000"/>
              <w:right w:val="single" w:sz="6" w:space="0" w:color="000000"/>
            </w:tcBorders>
            <w:vAlign w:val="center"/>
          </w:tcPr>
          <w:p w14:paraId="5022280A" w14:textId="77777777" w:rsidR="00076C2D" w:rsidRPr="009C1657" w:rsidRDefault="00076C2D">
            <w:pPr>
              <w:pStyle w:val="TableParagraph"/>
              <w:jc w:val="center"/>
              <w:rPr>
                <w:ins w:id="45" w:author="Babak Javadi" w:date="2025-10-15T01:54:00Z" w16du:dateUtc="2025-10-15T08:54:00Z"/>
              </w:rPr>
            </w:pPr>
            <w:ins w:id="46" w:author="Babak Javadi" w:date="2025-10-15T01:54:00Z" w16du:dateUtc="2025-10-15T08:54:00Z">
              <w:r w:rsidRPr="00A064FA">
                <w:t>0</w:t>
              </w:r>
            </w:ins>
          </w:p>
        </w:tc>
        <w:tc>
          <w:tcPr>
            <w:tcW w:w="576" w:type="dxa"/>
            <w:tcBorders>
              <w:left w:val="single" w:sz="6" w:space="0" w:color="000000"/>
              <w:bottom w:val="single" w:sz="4" w:space="0" w:color="000000"/>
              <w:right w:val="single" w:sz="6" w:space="0" w:color="000000"/>
            </w:tcBorders>
            <w:vAlign w:val="center"/>
          </w:tcPr>
          <w:p w14:paraId="4966F900" w14:textId="77777777" w:rsidR="00076C2D" w:rsidRPr="009C1657" w:rsidRDefault="00076C2D">
            <w:pPr>
              <w:pStyle w:val="TableParagraph"/>
              <w:jc w:val="center"/>
              <w:rPr>
                <w:ins w:id="47" w:author="Babak Javadi" w:date="2025-10-15T01:54:00Z" w16du:dateUtc="2025-10-15T08:54:00Z"/>
              </w:rPr>
            </w:pPr>
            <w:ins w:id="48" w:author="Babak Javadi" w:date="2025-10-15T01:54:00Z" w16du:dateUtc="2025-10-15T08:54:00Z">
              <w:r w:rsidRPr="00A064FA">
                <w:t>0</w:t>
              </w:r>
            </w:ins>
          </w:p>
        </w:tc>
        <w:tc>
          <w:tcPr>
            <w:tcW w:w="574" w:type="dxa"/>
            <w:tcBorders>
              <w:left w:val="single" w:sz="6" w:space="0" w:color="000000"/>
              <w:bottom w:val="single" w:sz="4" w:space="0" w:color="000000"/>
              <w:right w:val="single" w:sz="6" w:space="0" w:color="000000"/>
            </w:tcBorders>
            <w:vAlign w:val="center"/>
          </w:tcPr>
          <w:p w14:paraId="0E6B4806" w14:textId="77777777" w:rsidR="00076C2D" w:rsidRPr="009C1657" w:rsidRDefault="00076C2D">
            <w:pPr>
              <w:pStyle w:val="TableParagraph"/>
              <w:jc w:val="center"/>
              <w:rPr>
                <w:ins w:id="49" w:author="Babak Javadi" w:date="2025-10-15T01:54:00Z" w16du:dateUtc="2025-10-15T08:54:00Z"/>
              </w:rPr>
            </w:pPr>
            <w:ins w:id="50" w:author="Babak Javadi" w:date="2025-10-15T01:54:00Z" w16du:dateUtc="2025-10-15T08:54:00Z">
              <w:r w:rsidRPr="00A064FA">
                <w:t>0</w:t>
              </w:r>
            </w:ins>
          </w:p>
        </w:tc>
        <w:tc>
          <w:tcPr>
            <w:tcW w:w="576" w:type="dxa"/>
            <w:tcBorders>
              <w:left w:val="single" w:sz="6" w:space="0" w:color="000000"/>
              <w:bottom w:val="single" w:sz="4" w:space="0" w:color="000000"/>
              <w:right w:val="single" w:sz="6" w:space="0" w:color="000000"/>
            </w:tcBorders>
            <w:vAlign w:val="center"/>
          </w:tcPr>
          <w:p w14:paraId="44B6CB8C" w14:textId="77777777" w:rsidR="00076C2D" w:rsidRPr="009C1657" w:rsidRDefault="00076C2D">
            <w:pPr>
              <w:pStyle w:val="TableParagraph"/>
              <w:jc w:val="center"/>
              <w:rPr>
                <w:ins w:id="51" w:author="Babak Javadi" w:date="2025-10-15T01:54:00Z" w16du:dateUtc="2025-10-15T08:54:00Z"/>
              </w:rPr>
            </w:pPr>
            <w:ins w:id="52" w:author="Babak Javadi" w:date="2025-10-15T01:54:00Z" w16du:dateUtc="2025-10-15T08:54:00Z">
              <w:r w:rsidRPr="00A064FA">
                <w:t>0</w:t>
              </w:r>
            </w:ins>
          </w:p>
        </w:tc>
        <w:tc>
          <w:tcPr>
            <w:tcW w:w="576" w:type="dxa"/>
            <w:tcBorders>
              <w:left w:val="single" w:sz="6" w:space="0" w:color="000000"/>
              <w:bottom w:val="single" w:sz="4" w:space="0" w:color="000000"/>
              <w:right w:val="single" w:sz="6" w:space="0" w:color="000000"/>
            </w:tcBorders>
            <w:vAlign w:val="center"/>
          </w:tcPr>
          <w:p w14:paraId="33AB8AA2" w14:textId="77777777" w:rsidR="00076C2D" w:rsidRPr="009C1657" w:rsidRDefault="00076C2D">
            <w:pPr>
              <w:pStyle w:val="TableParagraph"/>
              <w:jc w:val="center"/>
              <w:rPr>
                <w:ins w:id="53" w:author="Babak Javadi" w:date="2025-10-15T01:54:00Z" w16du:dateUtc="2025-10-15T08:54:00Z"/>
              </w:rPr>
            </w:pPr>
            <w:ins w:id="54" w:author="Babak Javadi" w:date="2025-10-15T01:54:00Z" w16du:dateUtc="2025-10-15T08:54:00Z">
              <w:r w:rsidRPr="00A064FA">
                <w:t>0</w:t>
              </w:r>
            </w:ins>
          </w:p>
        </w:tc>
        <w:tc>
          <w:tcPr>
            <w:tcW w:w="5230" w:type="dxa"/>
            <w:tcBorders>
              <w:left w:val="single" w:sz="6" w:space="0" w:color="000000"/>
              <w:bottom w:val="single" w:sz="4" w:space="0" w:color="000000"/>
            </w:tcBorders>
            <w:vAlign w:val="center"/>
          </w:tcPr>
          <w:p w14:paraId="56F23B59" w14:textId="77777777" w:rsidR="00076C2D" w:rsidRPr="009C1657" w:rsidRDefault="00076C2D">
            <w:pPr>
              <w:pStyle w:val="TableParagraph"/>
              <w:rPr>
                <w:ins w:id="55" w:author="Babak Javadi" w:date="2025-10-15T01:54:00Z" w16du:dateUtc="2025-10-15T08:54:00Z"/>
              </w:rPr>
            </w:pPr>
            <w:ins w:id="56" w:author="Babak Javadi" w:date="2025-10-15T01:54:00Z" w16du:dateUtc="2025-10-15T08:54:00Z">
              <w:r w:rsidRPr="00A064FA">
                <w:t>PD does not support biometric OSDP Modern PIV commands.</w:t>
              </w:r>
            </w:ins>
          </w:p>
        </w:tc>
      </w:tr>
      <w:tr w:rsidR="00076C2D" w:rsidRPr="009C1657" w14:paraId="55A642B0" w14:textId="77777777">
        <w:trPr>
          <w:trHeight w:val="640"/>
          <w:jc w:val="center"/>
          <w:ins w:id="57" w:author="Babak Javadi" w:date="2025-10-15T01:54:00Z"/>
        </w:trPr>
        <w:tc>
          <w:tcPr>
            <w:tcW w:w="574" w:type="dxa"/>
            <w:tcBorders>
              <w:top w:val="single" w:sz="4" w:space="0" w:color="000000"/>
              <w:bottom w:val="single" w:sz="4" w:space="0" w:color="000000"/>
              <w:right w:val="single" w:sz="6" w:space="0" w:color="000000"/>
            </w:tcBorders>
            <w:vAlign w:val="center"/>
          </w:tcPr>
          <w:p w14:paraId="75620D8F" w14:textId="77777777" w:rsidR="00076C2D" w:rsidRPr="00A064FA" w:rsidRDefault="00076C2D">
            <w:pPr>
              <w:pStyle w:val="TableParagraph"/>
              <w:jc w:val="center"/>
              <w:rPr>
                <w:ins w:id="58" w:author="Babak Javadi" w:date="2025-10-15T01:54:00Z" w16du:dateUtc="2025-10-15T08:54:00Z"/>
              </w:rPr>
            </w:pPr>
            <w:ins w:id="59" w:author="Babak Javadi" w:date="2025-10-15T01:54:00Z" w16du:dateUtc="2025-10-15T08:54:00Z">
              <w:r>
                <w:rPr>
                  <w:w w:val="99"/>
                </w:rPr>
                <w:t>0</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4DAF1D30" w14:textId="77777777" w:rsidR="00076C2D" w:rsidRPr="00A064FA" w:rsidRDefault="00076C2D">
            <w:pPr>
              <w:pStyle w:val="TableParagraph"/>
              <w:jc w:val="center"/>
              <w:rPr>
                <w:ins w:id="60" w:author="Babak Javadi" w:date="2025-10-15T01:54:00Z" w16du:dateUtc="2025-10-15T08:54:00Z"/>
              </w:rPr>
            </w:pPr>
            <w:ins w:id="61" w:author="Babak Javadi" w:date="2025-10-15T01:54:00Z" w16du:dateUtc="2025-10-15T08:54:00Z">
              <w:r>
                <w:rPr>
                  <w:w w:val="99"/>
                </w:rPr>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51FF8630" w14:textId="77777777" w:rsidR="00076C2D" w:rsidRPr="00A064FA" w:rsidRDefault="00076C2D">
            <w:pPr>
              <w:pStyle w:val="TableParagraph"/>
              <w:jc w:val="center"/>
              <w:rPr>
                <w:ins w:id="62" w:author="Babak Javadi" w:date="2025-10-15T01:54:00Z" w16du:dateUtc="2025-10-15T08:54:00Z"/>
              </w:rPr>
            </w:pPr>
            <w:ins w:id="63" w:author="Babak Javadi" w:date="2025-10-15T01:54:00Z" w16du:dateUtc="2025-10-15T08:54:00Z">
              <w:r>
                <w:rPr>
                  <w:w w:val="99"/>
                </w:rPr>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52CBD1C7" w14:textId="77777777" w:rsidR="00076C2D" w:rsidRPr="00A064FA" w:rsidRDefault="00076C2D">
            <w:pPr>
              <w:pStyle w:val="TableParagraph"/>
              <w:jc w:val="center"/>
              <w:rPr>
                <w:ins w:id="64" w:author="Babak Javadi" w:date="2025-10-15T01:54:00Z" w16du:dateUtc="2025-10-15T08:54:00Z"/>
              </w:rPr>
            </w:pPr>
            <w:ins w:id="65" w:author="Babak Javadi" w:date="2025-10-15T01:54:00Z" w16du:dateUtc="2025-10-15T08:54:00Z">
              <w:r>
                <w:rPr>
                  <w:w w:val="99"/>
                </w:rPr>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703BA02C" w14:textId="77777777" w:rsidR="00076C2D" w:rsidRPr="00A064FA" w:rsidRDefault="00076C2D">
            <w:pPr>
              <w:pStyle w:val="TableParagraph"/>
              <w:jc w:val="center"/>
              <w:rPr>
                <w:ins w:id="66" w:author="Babak Javadi" w:date="2025-10-15T01:54:00Z" w16du:dateUtc="2025-10-15T08:54:00Z"/>
              </w:rPr>
            </w:pPr>
            <w:ins w:id="67" w:author="Babak Javadi" w:date="2025-10-15T01:54:00Z" w16du:dateUtc="2025-10-15T08:54:00Z">
              <w:r>
                <w:rPr>
                  <w:w w:val="99"/>
                </w:rPr>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3A7CB2DE" w14:textId="77777777" w:rsidR="00076C2D" w:rsidRPr="00A064FA" w:rsidRDefault="00076C2D">
            <w:pPr>
              <w:pStyle w:val="TableParagraph"/>
              <w:jc w:val="center"/>
              <w:rPr>
                <w:ins w:id="68" w:author="Babak Javadi" w:date="2025-10-15T01:54:00Z" w16du:dateUtc="2025-10-15T08:54:00Z"/>
              </w:rPr>
            </w:pPr>
            <w:ins w:id="69" w:author="Babak Javadi" w:date="2025-10-15T01:54:00Z" w16du:dateUtc="2025-10-15T08:54:00Z">
              <w:r>
                <w:rPr>
                  <w:w w:val="99"/>
                </w:rPr>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5CE6C44A" w14:textId="77777777" w:rsidR="00076C2D" w:rsidRPr="00A064FA" w:rsidRDefault="00076C2D">
            <w:pPr>
              <w:pStyle w:val="TableParagraph"/>
              <w:jc w:val="center"/>
              <w:rPr>
                <w:ins w:id="70" w:author="Babak Javadi" w:date="2025-10-15T01:54:00Z" w16du:dateUtc="2025-10-15T08:54:00Z"/>
              </w:rPr>
            </w:pPr>
            <w:ins w:id="71" w:author="Babak Javadi" w:date="2025-10-15T01:54:00Z" w16du:dateUtc="2025-10-15T08:54:00Z">
              <w:r>
                <w:rPr>
                  <w:w w:val="99"/>
                </w:rPr>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1C053C54" w14:textId="77777777" w:rsidR="00076C2D" w:rsidRPr="00A064FA" w:rsidRDefault="00076C2D">
            <w:pPr>
              <w:pStyle w:val="TableParagraph"/>
              <w:jc w:val="center"/>
              <w:rPr>
                <w:ins w:id="72" w:author="Babak Javadi" w:date="2025-10-15T01:54:00Z" w16du:dateUtc="2025-10-15T08:54:00Z"/>
              </w:rPr>
            </w:pPr>
            <w:ins w:id="73" w:author="Babak Javadi" w:date="2025-10-15T01:54:00Z" w16du:dateUtc="2025-10-15T08:54:00Z">
              <w:r>
                <w:rPr>
                  <w:w w:val="99"/>
                </w:rPr>
                <w:t>-</w:t>
              </w:r>
            </w:ins>
          </w:p>
        </w:tc>
        <w:tc>
          <w:tcPr>
            <w:tcW w:w="5230" w:type="dxa"/>
            <w:tcBorders>
              <w:top w:val="single" w:sz="4" w:space="0" w:color="000000"/>
              <w:left w:val="single" w:sz="6" w:space="0" w:color="000000"/>
              <w:bottom w:val="single" w:sz="4" w:space="0" w:color="000000"/>
            </w:tcBorders>
            <w:vAlign w:val="center"/>
          </w:tcPr>
          <w:p w14:paraId="0FE81625" w14:textId="77777777" w:rsidR="00076C2D" w:rsidRPr="00A064FA" w:rsidRDefault="00076C2D">
            <w:pPr>
              <w:pStyle w:val="TableParagraph"/>
              <w:rPr>
                <w:ins w:id="74" w:author="Babak Javadi" w:date="2025-10-15T01:54:00Z" w16du:dateUtc="2025-10-15T08:54:00Z"/>
                <w:rFonts w:eastAsiaTheme="minorHAnsi"/>
              </w:rPr>
            </w:pPr>
            <w:ins w:id="75" w:author="Babak Javadi" w:date="2025-10-15T01:54:00Z" w16du:dateUtc="2025-10-15T08:54:00Z">
              <w:r>
                <w:t>PD operating in legacy pre OSDP 2.3 biometric support mode.</w:t>
              </w:r>
              <w:commentRangeStart w:id="76"/>
              <w:commentRangeEnd w:id="76"/>
              <w:r w:rsidRPr="00A064FA">
                <w:rPr>
                  <w:rStyle w:val="CommentReference"/>
                  <w:rFonts w:eastAsiaTheme="minorHAnsi"/>
                  <w:sz w:val="20"/>
                  <w:szCs w:val="20"/>
                </w:rPr>
                <w:commentReference w:id="76"/>
              </w:r>
            </w:ins>
          </w:p>
        </w:tc>
      </w:tr>
      <w:tr w:rsidR="00076C2D" w:rsidRPr="009C1657" w14:paraId="3C9F1DB2" w14:textId="77777777">
        <w:trPr>
          <w:trHeight w:val="640"/>
          <w:jc w:val="center"/>
          <w:ins w:id="77" w:author="Babak Javadi" w:date="2025-10-15T01:54:00Z"/>
        </w:trPr>
        <w:tc>
          <w:tcPr>
            <w:tcW w:w="574" w:type="dxa"/>
            <w:tcBorders>
              <w:top w:val="single" w:sz="4" w:space="0" w:color="000000"/>
              <w:bottom w:val="single" w:sz="4" w:space="0" w:color="000000"/>
              <w:right w:val="single" w:sz="6" w:space="0" w:color="000000"/>
            </w:tcBorders>
            <w:vAlign w:val="center"/>
          </w:tcPr>
          <w:p w14:paraId="66592B15" w14:textId="77777777" w:rsidR="00076C2D" w:rsidRPr="00A064FA" w:rsidRDefault="00076C2D">
            <w:pPr>
              <w:pStyle w:val="TableParagraph"/>
              <w:jc w:val="center"/>
              <w:rPr>
                <w:ins w:id="78" w:author="Babak Javadi" w:date="2025-10-15T01:54:00Z" w16du:dateUtc="2025-10-15T08:54:00Z"/>
              </w:rPr>
            </w:pPr>
            <w:ins w:id="79" w:author="Babak Javadi" w:date="2025-10-15T01:54:00Z" w16du:dateUtc="2025-10-15T08:54:00Z">
              <w:r>
                <w:t>1</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05D6B9F8" w14:textId="77777777" w:rsidR="00076C2D" w:rsidRPr="00A064FA" w:rsidRDefault="00076C2D">
            <w:pPr>
              <w:pStyle w:val="TableParagraph"/>
              <w:jc w:val="center"/>
              <w:rPr>
                <w:ins w:id="80" w:author="Babak Javadi" w:date="2025-10-15T01:54:00Z" w16du:dateUtc="2025-10-15T08:54:00Z"/>
              </w:rPr>
            </w:pPr>
            <w:ins w:id="81" w:author="Babak Javadi" w:date="2025-10-15T01:54:00Z" w16du:dateUtc="2025-10-15T08:54:00Z">
              <w:r>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19A923CE" w14:textId="77777777" w:rsidR="00076C2D" w:rsidRPr="00A064FA" w:rsidRDefault="00076C2D">
            <w:pPr>
              <w:pStyle w:val="TableParagraph"/>
              <w:jc w:val="center"/>
              <w:rPr>
                <w:ins w:id="82" w:author="Babak Javadi" w:date="2025-10-15T01:54:00Z" w16du:dateUtc="2025-10-15T08:54:00Z"/>
              </w:rPr>
            </w:pPr>
            <w:ins w:id="83" w:author="Babak Javadi" w:date="2025-10-15T01:54:00Z" w16du:dateUtc="2025-10-15T08:54:00Z">
              <w:r>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08CF5EF8" w14:textId="77777777" w:rsidR="00076C2D" w:rsidRPr="00A064FA" w:rsidRDefault="00076C2D">
            <w:pPr>
              <w:pStyle w:val="TableParagraph"/>
              <w:jc w:val="center"/>
              <w:rPr>
                <w:ins w:id="84" w:author="Babak Javadi" w:date="2025-10-15T01:54:00Z" w16du:dateUtc="2025-10-15T08:54:00Z"/>
              </w:rPr>
            </w:pPr>
            <w:ins w:id="85" w:author="Babak Javadi" w:date="2025-10-15T01:54:00Z" w16du:dateUtc="2025-10-15T08:54:00Z">
              <w:r>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167B0E5D" w14:textId="77777777" w:rsidR="00076C2D" w:rsidRPr="00A064FA" w:rsidRDefault="00076C2D">
            <w:pPr>
              <w:pStyle w:val="TableParagraph"/>
              <w:jc w:val="center"/>
              <w:rPr>
                <w:ins w:id="86" w:author="Babak Javadi" w:date="2025-10-15T01:54:00Z" w16du:dateUtc="2025-10-15T08:54:00Z"/>
              </w:rPr>
            </w:pPr>
            <w:ins w:id="87" w:author="Babak Javadi" w:date="2025-10-15T01:54:00Z" w16du:dateUtc="2025-10-15T08:54:00Z">
              <w:r>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09E2B717" w14:textId="77777777" w:rsidR="00076C2D" w:rsidRPr="00A064FA" w:rsidRDefault="00076C2D">
            <w:pPr>
              <w:pStyle w:val="TableParagraph"/>
              <w:jc w:val="center"/>
              <w:rPr>
                <w:ins w:id="88" w:author="Babak Javadi" w:date="2025-10-15T01:54:00Z" w16du:dateUtc="2025-10-15T08:54:00Z"/>
              </w:rPr>
            </w:pPr>
            <w:ins w:id="89" w:author="Babak Javadi" w:date="2025-10-15T01:54:00Z" w16du:dateUtc="2025-10-15T08:54:00Z">
              <w:r>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5996B4C3" w14:textId="77777777" w:rsidR="00076C2D" w:rsidRPr="00A064FA" w:rsidRDefault="00076C2D">
            <w:pPr>
              <w:pStyle w:val="TableParagraph"/>
              <w:jc w:val="center"/>
              <w:rPr>
                <w:ins w:id="90" w:author="Babak Javadi" w:date="2025-10-15T01:54:00Z" w16du:dateUtc="2025-10-15T08:54:00Z"/>
              </w:rPr>
            </w:pPr>
            <w:ins w:id="91" w:author="Babak Javadi" w:date="2025-10-15T01:54:00Z" w16du:dateUtc="2025-10-15T08:54:00Z">
              <w:r>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05A17AA7" w14:textId="77777777" w:rsidR="00076C2D" w:rsidRPr="00A064FA" w:rsidRDefault="00076C2D">
            <w:pPr>
              <w:pStyle w:val="TableParagraph"/>
              <w:jc w:val="center"/>
              <w:rPr>
                <w:ins w:id="92" w:author="Babak Javadi" w:date="2025-10-15T01:54:00Z" w16du:dateUtc="2025-10-15T08:54:00Z"/>
              </w:rPr>
            </w:pPr>
            <w:ins w:id="93" w:author="Babak Javadi" w:date="2025-10-15T01:54:00Z" w16du:dateUtc="2025-10-15T08:54:00Z">
              <w:r>
                <w:t>-</w:t>
              </w:r>
            </w:ins>
          </w:p>
        </w:tc>
        <w:tc>
          <w:tcPr>
            <w:tcW w:w="5230" w:type="dxa"/>
            <w:tcBorders>
              <w:top w:val="single" w:sz="4" w:space="0" w:color="000000"/>
              <w:left w:val="single" w:sz="6" w:space="0" w:color="000000"/>
              <w:bottom w:val="single" w:sz="4" w:space="0" w:color="000000"/>
            </w:tcBorders>
            <w:vAlign w:val="center"/>
          </w:tcPr>
          <w:p w14:paraId="1EEB1C08" w14:textId="77777777" w:rsidR="00076C2D" w:rsidRPr="00A064FA" w:rsidRDefault="00076C2D">
            <w:pPr>
              <w:pStyle w:val="TableParagraph"/>
              <w:rPr>
                <w:ins w:id="94" w:author="Babak Javadi" w:date="2025-10-15T01:54:00Z" w16du:dateUtc="2025-10-15T08:54:00Z"/>
                <w:rFonts w:eastAsiaTheme="minorHAnsi"/>
              </w:rPr>
            </w:pPr>
            <w:ins w:id="95" w:author="Babak Javadi" w:date="2025-10-15T01:54:00Z" w16du:dateUtc="2025-10-15T08:54:00Z">
              <w:r>
                <w:rPr>
                  <w:spacing w:val="-5"/>
                </w:rPr>
                <w:t>PD supports new biometric commands as defined in this chart.</w:t>
              </w:r>
            </w:ins>
          </w:p>
        </w:tc>
      </w:tr>
      <w:tr w:rsidR="00076C2D" w:rsidRPr="009C1657" w14:paraId="609AE0D8" w14:textId="77777777">
        <w:trPr>
          <w:trHeight w:val="640"/>
          <w:jc w:val="center"/>
          <w:ins w:id="96" w:author="Babak Javadi" w:date="2025-10-15T01:54:00Z"/>
        </w:trPr>
        <w:tc>
          <w:tcPr>
            <w:tcW w:w="574" w:type="dxa"/>
            <w:tcBorders>
              <w:top w:val="single" w:sz="4" w:space="0" w:color="000000"/>
              <w:bottom w:val="single" w:sz="4" w:space="0" w:color="000000"/>
              <w:right w:val="single" w:sz="6" w:space="0" w:color="000000"/>
            </w:tcBorders>
            <w:vAlign w:val="center"/>
          </w:tcPr>
          <w:p w14:paraId="3F4317BF" w14:textId="77777777" w:rsidR="00076C2D" w:rsidRPr="009C1657" w:rsidRDefault="00076C2D">
            <w:pPr>
              <w:pStyle w:val="TableParagraph"/>
              <w:jc w:val="center"/>
              <w:rPr>
                <w:ins w:id="97" w:author="Babak Javadi" w:date="2025-10-15T01:54:00Z" w16du:dateUtc="2025-10-15T08:54:00Z"/>
              </w:rPr>
            </w:pPr>
            <w:ins w:id="98" w:author="Babak Javadi" w:date="2025-10-15T01:54:00Z" w16du:dateUtc="2025-10-15T08:54:00Z">
              <w:r w:rsidRPr="00A064FA">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0BF2CB50" w14:textId="77777777" w:rsidR="00076C2D" w:rsidRPr="009C1657" w:rsidRDefault="00076C2D">
            <w:pPr>
              <w:pStyle w:val="TableParagraph"/>
              <w:jc w:val="center"/>
              <w:rPr>
                <w:ins w:id="99" w:author="Babak Javadi" w:date="2025-10-15T01:54:00Z" w16du:dateUtc="2025-10-15T08:54:00Z"/>
              </w:rPr>
            </w:pPr>
            <w:ins w:id="100" w:author="Babak Javadi" w:date="2025-10-15T01:54:00Z" w16du:dateUtc="2025-10-15T08:54:00Z">
              <w:r w:rsidRPr="00A064FA">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7C6E7621" w14:textId="77777777" w:rsidR="00076C2D" w:rsidRPr="009C1657" w:rsidRDefault="00076C2D">
            <w:pPr>
              <w:pStyle w:val="TableParagraph"/>
              <w:jc w:val="center"/>
              <w:rPr>
                <w:ins w:id="101" w:author="Babak Javadi" w:date="2025-10-15T01:54:00Z" w16du:dateUtc="2025-10-15T08:54:00Z"/>
              </w:rPr>
            </w:pPr>
            <w:ins w:id="102" w:author="Babak Javadi" w:date="2025-10-15T01:54:00Z" w16du:dateUtc="2025-10-15T08:54:00Z">
              <w:r w:rsidRPr="00A064FA">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34B6C76D" w14:textId="77777777" w:rsidR="00076C2D" w:rsidRPr="009C1657" w:rsidRDefault="00076C2D">
            <w:pPr>
              <w:pStyle w:val="TableParagraph"/>
              <w:jc w:val="center"/>
              <w:rPr>
                <w:ins w:id="103" w:author="Babak Javadi" w:date="2025-10-15T01:54:00Z" w16du:dateUtc="2025-10-15T08:54:00Z"/>
              </w:rPr>
            </w:pPr>
            <w:ins w:id="104" w:author="Babak Javadi" w:date="2025-10-15T01:54:00Z" w16du:dateUtc="2025-10-15T08:54:00Z">
              <w:r w:rsidRPr="00A064FA">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630D68C0" w14:textId="77777777" w:rsidR="00076C2D" w:rsidRPr="009C1657" w:rsidRDefault="00076C2D">
            <w:pPr>
              <w:pStyle w:val="TableParagraph"/>
              <w:jc w:val="center"/>
              <w:rPr>
                <w:ins w:id="105" w:author="Babak Javadi" w:date="2025-10-15T01:54:00Z" w16du:dateUtc="2025-10-15T08:54:00Z"/>
              </w:rPr>
            </w:pPr>
            <w:ins w:id="106" w:author="Babak Javadi" w:date="2025-10-15T01:54:00Z" w16du:dateUtc="2025-10-15T08:54:00Z">
              <w:r w:rsidRPr="00A064FA">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14788AE2" w14:textId="77777777" w:rsidR="00076C2D" w:rsidRPr="009C1657" w:rsidRDefault="00076C2D">
            <w:pPr>
              <w:pStyle w:val="TableParagraph"/>
              <w:jc w:val="center"/>
              <w:rPr>
                <w:ins w:id="107" w:author="Babak Javadi" w:date="2025-10-15T01:54:00Z" w16du:dateUtc="2025-10-15T08:54:00Z"/>
              </w:rPr>
            </w:pPr>
            <w:ins w:id="108" w:author="Babak Javadi" w:date="2025-10-15T01:54:00Z" w16du:dateUtc="2025-10-15T08:54:00Z">
              <w:r w:rsidRPr="00A064FA">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6F74C09D" w14:textId="77777777" w:rsidR="00076C2D" w:rsidRPr="009C1657" w:rsidRDefault="00076C2D">
            <w:pPr>
              <w:pStyle w:val="TableParagraph"/>
              <w:jc w:val="center"/>
              <w:rPr>
                <w:ins w:id="109" w:author="Babak Javadi" w:date="2025-10-15T01:54:00Z" w16du:dateUtc="2025-10-15T08:54:00Z"/>
              </w:rPr>
            </w:pPr>
            <w:ins w:id="110" w:author="Babak Javadi" w:date="2025-10-15T01:54:00Z" w16du:dateUtc="2025-10-15T08:54:00Z">
              <w:r w:rsidRPr="00A064FA">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6D0E2FEF" w14:textId="77777777" w:rsidR="00076C2D" w:rsidRPr="009C1657" w:rsidRDefault="00076C2D">
            <w:pPr>
              <w:pStyle w:val="TableParagraph"/>
              <w:jc w:val="center"/>
              <w:rPr>
                <w:ins w:id="111" w:author="Babak Javadi" w:date="2025-10-15T01:54:00Z" w16du:dateUtc="2025-10-15T08:54:00Z"/>
              </w:rPr>
            </w:pPr>
            <w:ins w:id="112" w:author="Babak Javadi" w:date="2025-10-15T01:54:00Z" w16du:dateUtc="2025-10-15T08:54:00Z">
              <w:r w:rsidRPr="00A064FA">
                <w:t>1</w:t>
              </w:r>
            </w:ins>
          </w:p>
        </w:tc>
        <w:tc>
          <w:tcPr>
            <w:tcW w:w="5230" w:type="dxa"/>
            <w:tcBorders>
              <w:top w:val="single" w:sz="4" w:space="0" w:color="000000"/>
              <w:left w:val="single" w:sz="6" w:space="0" w:color="000000"/>
              <w:bottom w:val="single" w:sz="4" w:space="0" w:color="000000"/>
            </w:tcBorders>
            <w:vAlign w:val="center"/>
          </w:tcPr>
          <w:p w14:paraId="5451C90D" w14:textId="77777777" w:rsidR="00076C2D" w:rsidRPr="0065243D" w:rsidRDefault="00076C2D">
            <w:pPr>
              <w:pStyle w:val="TableParagraph"/>
              <w:rPr>
                <w:ins w:id="113" w:author="Babak Javadi" w:date="2025-10-15T01:54:00Z" w16du:dateUtc="2025-10-15T08:54:00Z"/>
              </w:rPr>
            </w:pPr>
            <w:ins w:id="114" w:author="Babak Javadi" w:date="2025-10-15T01:54:00Z" w16du:dateUtc="2025-10-15T08:54:00Z">
              <w:r w:rsidRPr="00A064FA">
                <w:rPr>
                  <w:rFonts w:eastAsiaTheme="minorHAnsi"/>
                </w:rPr>
                <w:t>PD supports FIPS 201 BIO</w:t>
              </w:r>
              <w:r>
                <w:t xml:space="preserve"> ANSI INCITS378</w:t>
              </w:r>
              <w:r w:rsidRPr="00A064FA">
                <w:rPr>
                  <w:rFonts w:eastAsiaTheme="minorHAnsi"/>
                </w:rPr>
                <w:t xml:space="preserve"> off-card fingerprint comparison.</w:t>
              </w:r>
            </w:ins>
          </w:p>
        </w:tc>
      </w:tr>
      <w:tr w:rsidR="00076C2D" w:rsidRPr="009C1657" w14:paraId="0B79DC28" w14:textId="77777777">
        <w:trPr>
          <w:trHeight w:val="641"/>
          <w:jc w:val="center"/>
          <w:ins w:id="115" w:author="Babak Javadi" w:date="2025-10-15T01:54:00Z"/>
        </w:trPr>
        <w:tc>
          <w:tcPr>
            <w:tcW w:w="574" w:type="dxa"/>
            <w:tcBorders>
              <w:top w:val="single" w:sz="4" w:space="0" w:color="000000"/>
              <w:bottom w:val="single" w:sz="4" w:space="0" w:color="000000"/>
              <w:right w:val="single" w:sz="6" w:space="0" w:color="000000"/>
            </w:tcBorders>
            <w:vAlign w:val="center"/>
          </w:tcPr>
          <w:p w14:paraId="30B0B89A" w14:textId="77777777" w:rsidR="00076C2D" w:rsidRPr="009C1657" w:rsidRDefault="00076C2D">
            <w:pPr>
              <w:pStyle w:val="TableParagraph"/>
              <w:jc w:val="center"/>
              <w:rPr>
                <w:ins w:id="116" w:author="Babak Javadi" w:date="2025-10-15T01:54:00Z" w16du:dateUtc="2025-10-15T08:54:00Z"/>
              </w:rPr>
            </w:pPr>
            <w:ins w:id="117" w:author="Babak Javadi" w:date="2025-10-15T01:54:00Z" w16du:dateUtc="2025-10-15T08:54:00Z">
              <w:r w:rsidRPr="00A064FA">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06A6C8A3" w14:textId="77777777" w:rsidR="00076C2D" w:rsidRPr="009C1657" w:rsidRDefault="00076C2D">
            <w:pPr>
              <w:pStyle w:val="TableParagraph"/>
              <w:jc w:val="center"/>
              <w:rPr>
                <w:ins w:id="118" w:author="Babak Javadi" w:date="2025-10-15T01:54:00Z" w16du:dateUtc="2025-10-15T08:54:00Z"/>
              </w:rPr>
            </w:pPr>
            <w:ins w:id="119" w:author="Babak Javadi" w:date="2025-10-15T01:54:00Z" w16du:dateUtc="2025-10-15T08:54:00Z">
              <w:r w:rsidRPr="00A064FA">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476BBCC7" w14:textId="77777777" w:rsidR="00076C2D" w:rsidRPr="009C1657" w:rsidRDefault="00076C2D">
            <w:pPr>
              <w:pStyle w:val="TableParagraph"/>
              <w:jc w:val="center"/>
              <w:rPr>
                <w:ins w:id="120" w:author="Babak Javadi" w:date="2025-10-15T01:54:00Z" w16du:dateUtc="2025-10-15T08:54:00Z"/>
              </w:rPr>
            </w:pPr>
            <w:ins w:id="121" w:author="Babak Javadi" w:date="2025-10-15T01:54:00Z" w16du:dateUtc="2025-10-15T08:54:00Z">
              <w:r w:rsidRPr="00A064FA">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0B35F48A" w14:textId="77777777" w:rsidR="00076C2D" w:rsidRPr="009C1657" w:rsidRDefault="00076C2D">
            <w:pPr>
              <w:pStyle w:val="TableParagraph"/>
              <w:jc w:val="center"/>
              <w:rPr>
                <w:ins w:id="122" w:author="Babak Javadi" w:date="2025-10-15T01:54:00Z" w16du:dateUtc="2025-10-15T08:54:00Z"/>
              </w:rPr>
            </w:pPr>
            <w:ins w:id="123" w:author="Babak Javadi" w:date="2025-10-15T01:54:00Z" w16du:dateUtc="2025-10-15T08:54:00Z">
              <w:r w:rsidRPr="00A064FA">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2FF3083B" w14:textId="77777777" w:rsidR="00076C2D" w:rsidRPr="009C1657" w:rsidRDefault="00076C2D">
            <w:pPr>
              <w:pStyle w:val="TableParagraph"/>
              <w:jc w:val="center"/>
              <w:rPr>
                <w:ins w:id="124" w:author="Babak Javadi" w:date="2025-10-15T01:54:00Z" w16du:dateUtc="2025-10-15T08:54:00Z"/>
              </w:rPr>
            </w:pPr>
            <w:ins w:id="125" w:author="Babak Javadi" w:date="2025-10-15T01:54:00Z" w16du:dateUtc="2025-10-15T08:54:00Z">
              <w:r w:rsidRPr="00A064FA">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198F9ED2" w14:textId="77777777" w:rsidR="00076C2D" w:rsidRPr="009C1657" w:rsidRDefault="00076C2D">
            <w:pPr>
              <w:pStyle w:val="TableParagraph"/>
              <w:jc w:val="center"/>
              <w:rPr>
                <w:ins w:id="126" w:author="Babak Javadi" w:date="2025-10-15T01:54:00Z" w16du:dateUtc="2025-10-15T08:54:00Z"/>
              </w:rPr>
            </w:pPr>
            <w:ins w:id="127" w:author="Babak Javadi" w:date="2025-10-15T01:54:00Z" w16du:dateUtc="2025-10-15T08:54:00Z">
              <w:r w:rsidRPr="00A064FA">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35CC9A88" w14:textId="77777777" w:rsidR="00076C2D" w:rsidRPr="009C1657" w:rsidRDefault="00076C2D">
            <w:pPr>
              <w:pStyle w:val="TableParagraph"/>
              <w:jc w:val="center"/>
              <w:rPr>
                <w:ins w:id="128" w:author="Babak Javadi" w:date="2025-10-15T01:54:00Z" w16du:dateUtc="2025-10-15T08:54:00Z"/>
              </w:rPr>
            </w:pPr>
            <w:ins w:id="129" w:author="Babak Javadi" w:date="2025-10-15T01:54:00Z" w16du:dateUtc="2025-10-15T08:54:00Z">
              <w:r w:rsidRPr="00A064FA">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05512EBF" w14:textId="77777777" w:rsidR="00076C2D" w:rsidRPr="009C1657" w:rsidRDefault="00076C2D">
            <w:pPr>
              <w:pStyle w:val="TableParagraph"/>
              <w:jc w:val="center"/>
              <w:rPr>
                <w:ins w:id="130" w:author="Babak Javadi" w:date="2025-10-15T01:54:00Z" w16du:dateUtc="2025-10-15T08:54:00Z"/>
              </w:rPr>
            </w:pPr>
            <w:ins w:id="131" w:author="Babak Javadi" w:date="2025-10-15T01:54:00Z" w16du:dateUtc="2025-10-15T08:54:00Z">
              <w:r w:rsidRPr="00A064FA">
                <w:t>0</w:t>
              </w:r>
            </w:ins>
          </w:p>
        </w:tc>
        <w:tc>
          <w:tcPr>
            <w:tcW w:w="5230" w:type="dxa"/>
            <w:tcBorders>
              <w:top w:val="single" w:sz="4" w:space="0" w:color="000000"/>
              <w:left w:val="single" w:sz="6" w:space="0" w:color="000000"/>
              <w:bottom w:val="single" w:sz="4" w:space="0" w:color="000000"/>
            </w:tcBorders>
            <w:vAlign w:val="center"/>
          </w:tcPr>
          <w:p w14:paraId="167B18FA" w14:textId="77777777" w:rsidR="00076C2D" w:rsidRPr="009C1657" w:rsidRDefault="00076C2D">
            <w:pPr>
              <w:pStyle w:val="TableParagraph"/>
              <w:rPr>
                <w:ins w:id="132" w:author="Babak Javadi" w:date="2025-10-15T01:54:00Z" w16du:dateUtc="2025-10-15T08:54:00Z"/>
              </w:rPr>
            </w:pPr>
            <w:ins w:id="133" w:author="Babak Javadi" w:date="2025-10-15T01:54:00Z" w16du:dateUtc="2025-10-15T08:54:00Z">
              <w:r w:rsidRPr="00A064FA">
                <w:t xml:space="preserve">PD does not support FIPS 201 BIO </w:t>
              </w:r>
              <w:r>
                <w:t xml:space="preserve">ANSI INCITS378 </w:t>
              </w:r>
              <w:r w:rsidRPr="00A064FA">
                <w:t>off-card fingerprint comparison.</w:t>
              </w:r>
            </w:ins>
          </w:p>
        </w:tc>
      </w:tr>
      <w:tr w:rsidR="00076C2D" w:rsidRPr="009C1657" w14:paraId="661CBD81" w14:textId="77777777">
        <w:trPr>
          <w:trHeight w:val="378"/>
          <w:jc w:val="center"/>
          <w:ins w:id="134" w:author="Babak Javadi" w:date="2025-10-15T01:54:00Z"/>
        </w:trPr>
        <w:tc>
          <w:tcPr>
            <w:tcW w:w="574" w:type="dxa"/>
            <w:tcBorders>
              <w:top w:val="single" w:sz="4" w:space="0" w:color="000000"/>
              <w:bottom w:val="single" w:sz="4" w:space="0" w:color="000000"/>
              <w:right w:val="single" w:sz="6" w:space="0" w:color="000000"/>
            </w:tcBorders>
            <w:vAlign w:val="center"/>
          </w:tcPr>
          <w:p w14:paraId="5CFF99E2" w14:textId="77777777" w:rsidR="00076C2D" w:rsidRPr="009C1657" w:rsidRDefault="00076C2D">
            <w:pPr>
              <w:pStyle w:val="TableParagraph"/>
              <w:jc w:val="center"/>
              <w:rPr>
                <w:ins w:id="135" w:author="Babak Javadi" w:date="2025-10-15T01:54:00Z" w16du:dateUtc="2025-10-15T08:54:00Z"/>
              </w:rPr>
            </w:pPr>
            <w:ins w:id="136"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54BF6B83" w14:textId="77777777" w:rsidR="00076C2D" w:rsidRPr="009C1657" w:rsidRDefault="00076C2D">
            <w:pPr>
              <w:pStyle w:val="TableParagraph"/>
              <w:jc w:val="center"/>
              <w:rPr>
                <w:ins w:id="137" w:author="Babak Javadi" w:date="2025-10-15T01:54:00Z" w16du:dateUtc="2025-10-15T08:54:00Z"/>
              </w:rPr>
            </w:pPr>
            <w:ins w:id="138"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4E8C5675" w14:textId="77777777" w:rsidR="00076C2D" w:rsidRPr="009C1657" w:rsidRDefault="00076C2D">
            <w:pPr>
              <w:pStyle w:val="TableParagraph"/>
              <w:jc w:val="center"/>
              <w:rPr>
                <w:ins w:id="139" w:author="Babak Javadi" w:date="2025-10-15T01:54:00Z" w16du:dateUtc="2025-10-15T08:54:00Z"/>
              </w:rPr>
            </w:pPr>
            <w:ins w:id="140" w:author="Babak Javadi" w:date="2025-10-15T01:54:00Z" w16du:dateUtc="2025-10-15T08:54:00Z">
              <w:r w:rsidRPr="00D12ACD">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78DDA67C" w14:textId="77777777" w:rsidR="00076C2D" w:rsidRPr="009C1657" w:rsidRDefault="00076C2D">
            <w:pPr>
              <w:pStyle w:val="TableParagraph"/>
              <w:jc w:val="center"/>
              <w:rPr>
                <w:ins w:id="141" w:author="Babak Javadi" w:date="2025-10-15T01:54:00Z" w16du:dateUtc="2025-10-15T08:54:00Z"/>
              </w:rPr>
            </w:pPr>
            <w:ins w:id="142"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6A48D709" w14:textId="77777777" w:rsidR="00076C2D" w:rsidRPr="009C1657" w:rsidRDefault="00076C2D">
            <w:pPr>
              <w:pStyle w:val="TableParagraph"/>
              <w:jc w:val="center"/>
              <w:rPr>
                <w:ins w:id="143" w:author="Babak Javadi" w:date="2025-10-15T01:54:00Z" w16du:dateUtc="2025-10-15T08:54:00Z"/>
              </w:rPr>
            </w:pPr>
            <w:ins w:id="144" w:author="Babak Javadi" w:date="2025-10-15T01:54:00Z" w16du:dateUtc="2025-10-15T08:54:00Z">
              <w:r w:rsidRPr="00D12ACD">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076E5501" w14:textId="77777777" w:rsidR="00076C2D" w:rsidRPr="009C1657" w:rsidRDefault="00076C2D">
            <w:pPr>
              <w:pStyle w:val="TableParagraph"/>
              <w:jc w:val="center"/>
              <w:rPr>
                <w:ins w:id="145" w:author="Babak Javadi" w:date="2025-10-15T01:54:00Z" w16du:dateUtc="2025-10-15T08:54:00Z"/>
              </w:rPr>
            </w:pPr>
            <w:ins w:id="146"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2EBFCDF2" w14:textId="77777777" w:rsidR="00076C2D" w:rsidRPr="009C1657" w:rsidRDefault="00076C2D">
            <w:pPr>
              <w:pStyle w:val="TableParagraph"/>
              <w:jc w:val="center"/>
              <w:rPr>
                <w:ins w:id="147" w:author="Babak Javadi" w:date="2025-10-15T01:54:00Z" w16du:dateUtc="2025-10-15T08:54:00Z"/>
              </w:rPr>
            </w:pPr>
            <w:ins w:id="148" w:author="Babak Javadi" w:date="2025-10-15T01:54:00Z" w16du:dateUtc="2025-10-15T08:54:00Z">
              <w:r w:rsidRPr="00D12ACD">
                <w:t>1</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0F4C9ACD" w14:textId="77777777" w:rsidR="00076C2D" w:rsidRPr="009C1657" w:rsidRDefault="00076C2D">
            <w:pPr>
              <w:pStyle w:val="TableParagraph"/>
              <w:jc w:val="center"/>
              <w:rPr>
                <w:ins w:id="149" w:author="Babak Javadi" w:date="2025-10-15T01:54:00Z" w16du:dateUtc="2025-10-15T08:54:00Z"/>
              </w:rPr>
            </w:pPr>
            <w:ins w:id="150" w:author="Babak Javadi" w:date="2025-10-15T01:54:00Z" w16du:dateUtc="2025-10-15T08:54:00Z">
              <w:r w:rsidRPr="00D12ACD">
                <w:t>-</w:t>
              </w:r>
            </w:ins>
          </w:p>
        </w:tc>
        <w:tc>
          <w:tcPr>
            <w:tcW w:w="5230" w:type="dxa"/>
            <w:tcBorders>
              <w:top w:val="single" w:sz="4" w:space="0" w:color="000000"/>
              <w:left w:val="single" w:sz="6" w:space="0" w:color="000000"/>
              <w:bottom w:val="single" w:sz="4" w:space="0" w:color="000000"/>
            </w:tcBorders>
            <w:vAlign w:val="center"/>
          </w:tcPr>
          <w:p w14:paraId="08DB74CE" w14:textId="77777777" w:rsidR="00076C2D" w:rsidRPr="00D12ACD" w:rsidRDefault="00076C2D">
            <w:pPr>
              <w:pStyle w:val="TableParagraph"/>
              <w:rPr>
                <w:ins w:id="151" w:author="Babak Javadi" w:date="2025-10-15T01:54:00Z" w16du:dateUtc="2025-10-15T08:54:00Z"/>
              </w:rPr>
            </w:pPr>
            <w:ins w:id="152" w:author="Babak Javadi" w:date="2025-10-15T01:54:00Z" w16du:dateUtc="2025-10-15T08:54:00Z">
              <w:r w:rsidRPr="00D12ACD">
                <w:t>PD supports FIPS 201 OCC on-card fingerprint comparison</w:t>
              </w:r>
            </w:ins>
          </w:p>
        </w:tc>
      </w:tr>
      <w:tr w:rsidR="00076C2D" w:rsidRPr="009C1657" w14:paraId="73E9E687" w14:textId="77777777">
        <w:trPr>
          <w:trHeight w:val="378"/>
          <w:jc w:val="center"/>
          <w:ins w:id="153" w:author="Babak Javadi" w:date="2025-10-15T01:54:00Z"/>
        </w:trPr>
        <w:tc>
          <w:tcPr>
            <w:tcW w:w="574" w:type="dxa"/>
            <w:tcBorders>
              <w:top w:val="single" w:sz="4" w:space="0" w:color="000000"/>
              <w:bottom w:val="single" w:sz="4" w:space="0" w:color="000000"/>
              <w:right w:val="single" w:sz="6" w:space="0" w:color="000000"/>
            </w:tcBorders>
            <w:vAlign w:val="center"/>
          </w:tcPr>
          <w:p w14:paraId="779EE051" w14:textId="77777777" w:rsidR="00076C2D" w:rsidRPr="009C1657" w:rsidRDefault="00076C2D">
            <w:pPr>
              <w:pStyle w:val="TableParagraph"/>
              <w:jc w:val="center"/>
              <w:rPr>
                <w:ins w:id="154" w:author="Babak Javadi" w:date="2025-10-15T01:54:00Z" w16du:dateUtc="2025-10-15T08:54:00Z"/>
                <w:w w:val="99"/>
              </w:rPr>
            </w:pPr>
            <w:ins w:id="155"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25107731" w14:textId="77777777" w:rsidR="00076C2D" w:rsidRPr="009C1657" w:rsidRDefault="00076C2D">
            <w:pPr>
              <w:pStyle w:val="TableParagraph"/>
              <w:jc w:val="center"/>
              <w:rPr>
                <w:ins w:id="156" w:author="Babak Javadi" w:date="2025-10-15T01:54:00Z" w16du:dateUtc="2025-10-15T08:54:00Z"/>
                <w:w w:val="99"/>
              </w:rPr>
            </w:pPr>
            <w:ins w:id="157"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03B95EB5" w14:textId="77777777" w:rsidR="00076C2D" w:rsidRPr="009C1657" w:rsidRDefault="00076C2D">
            <w:pPr>
              <w:pStyle w:val="TableParagraph"/>
              <w:jc w:val="center"/>
              <w:rPr>
                <w:ins w:id="158" w:author="Babak Javadi" w:date="2025-10-15T01:54:00Z" w16du:dateUtc="2025-10-15T08:54:00Z"/>
                <w:w w:val="99"/>
              </w:rPr>
            </w:pPr>
            <w:ins w:id="159" w:author="Babak Javadi" w:date="2025-10-15T01:54:00Z" w16du:dateUtc="2025-10-15T08:54:00Z">
              <w:r w:rsidRPr="00D12ACD">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7972F94D" w14:textId="77777777" w:rsidR="00076C2D" w:rsidRPr="009C1657" w:rsidRDefault="00076C2D">
            <w:pPr>
              <w:pStyle w:val="TableParagraph"/>
              <w:jc w:val="center"/>
              <w:rPr>
                <w:ins w:id="160" w:author="Babak Javadi" w:date="2025-10-15T01:54:00Z" w16du:dateUtc="2025-10-15T08:54:00Z"/>
                <w:w w:val="99"/>
              </w:rPr>
            </w:pPr>
            <w:ins w:id="161"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4AD2FDFA" w14:textId="77777777" w:rsidR="00076C2D" w:rsidRPr="009C1657" w:rsidRDefault="00076C2D">
            <w:pPr>
              <w:pStyle w:val="TableParagraph"/>
              <w:jc w:val="center"/>
              <w:rPr>
                <w:ins w:id="162" w:author="Babak Javadi" w:date="2025-10-15T01:54:00Z" w16du:dateUtc="2025-10-15T08:54:00Z"/>
                <w:w w:val="99"/>
              </w:rPr>
            </w:pPr>
            <w:ins w:id="163" w:author="Babak Javadi" w:date="2025-10-15T01:54:00Z" w16du:dateUtc="2025-10-15T08:54:00Z">
              <w:r w:rsidRPr="00D12ACD">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1B66352B" w14:textId="77777777" w:rsidR="00076C2D" w:rsidRPr="009C1657" w:rsidRDefault="00076C2D">
            <w:pPr>
              <w:pStyle w:val="TableParagraph"/>
              <w:jc w:val="center"/>
              <w:rPr>
                <w:ins w:id="164" w:author="Babak Javadi" w:date="2025-10-15T01:54:00Z" w16du:dateUtc="2025-10-15T08:54:00Z"/>
                <w:w w:val="99"/>
              </w:rPr>
            </w:pPr>
            <w:ins w:id="165"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3B1261D4" w14:textId="77777777" w:rsidR="00076C2D" w:rsidRPr="009C1657" w:rsidRDefault="00076C2D">
            <w:pPr>
              <w:pStyle w:val="TableParagraph"/>
              <w:jc w:val="center"/>
              <w:rPr>
                <w:ins w:id="166" w:author="Babak Javadi" w:date="2025-10-15T01:54:00Z" w16du:dateUtc="2025-10-15T08:54:00Z"/>
                <w:w w:val="99"/>
              </w:rPr>
            </w:pPr>
            <w:ins w:id="167" w:author="Babak Javadi" w:date="2025-10-15T01:54:00Z" w16du:dateUtc="2025-10-15T08:54:00Z">
              <w:r w:rsidRPr="00D12ACD">
                <w:t>0</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4B3FC620" w14:textId="77777777" w:rsidR="00076C2D" w:rsidRPr="009C1657" w:rsidRDefault="00076C2D">
            <w:pPr>
              <w:pStyle w:val="TableParagraph"/>
              <w:jc w:val="center"/>
              <w:rPr>
                <w:ins w:id="168" w:author="Babak Javadi" w:date="2025-10-15T01:54:00Z" w16du:dateUtc="2025-10-15T08:54:00Z"/>
                <w:w w:val="99"/>
              </w:rPr>
            </w:pPr>
            <w:ins w:id="169" w:author="Babak Javadi" w:date="2025-10-15T01:54:00Z" w16du:dateUtc="2025-10-15T08:54:00Z">
              <w:r w:rsidRPr="00D12ACD">
                <w:t>-</w:t>
              </w:r>
            </w:ins>
          </w:p>
        </w:tc>
        <w:tc>
          <w:tcPr>
            <w:tcW w:w="5230" w:type="dxa"/>
            <w:tcBorders>
              <w:top w:val="single" w:sz="4" w:space="0" w:color="000000"/>
              <w:left w:val="single" w:sz="6" w:space="0" w:color="000000"/>
              <w:bottom w:val="single" w:sz="4" w:space="0" w:color="000000"/>
            </w:tcBorders>
            <w:vAlign w:val="center"/>
          </w:tcPr>
          <w:p w14:paraId="68A097BC" w14:textId="77777777" w:rsidR="00076C2D" w:rsidRPr="009C1657" w:rsidRDefault="00076C2D">
            <w:pPr>
              <w:pStyle w:val="TableParagraph"/>
              <w:rPr>
                <w:ins w:id="170" w:author="Babak Javadi" w:date="2025-10-15T01:54:00Z" w16du:dateUtc="2025-10-15T08:54:00Z"/>
                <w:spacing w:val="-5"/>
              </w:rPr>
            </w:pPr>
            <w:ins w:id="171" w:author="Babak Javadi" w:date="2025-10-15T01:54:00Z" w16du:dateUtc="2025-10-15T08:54:00Z">
              <w:r w:rsidRPr="00D12ACD">
                <w:t>PD does not support FIPS 201 OCC on-card fingerprint comparison</w:t>
              </w:r>
            </w:ins>
          </w:p>
        </w:tc>
      </w:tr>
      <w:tr w:rsidR="00076C2D" w:rsidRPr="009C1657" w14:paraId="2D13E1F8" w14:textId="77777777">
        <w:trPr>
          <w:trHeight w:val="378"/>
          <w:jc w:val="center"/>
          <w:ins w:id="172" w:author="Babak Javadi" w:date="2025-10-15T01:54:00Z"/>
        </w:trPr>
        <w:tc>
          <w:tcPr>
            <w:tcW w:w="574" w:type="dxa"/>
            <w:tcBorders>
              <w:top w:val="single" w:sz="4" w:space="0" w:color="000000"/>
              <w:bottom w:val="single" w:sz="4" w:space="0" w:color="000000"/>
              <w:right w:val="single" w:sz="6" w:space="0" w:color="000000"/>
            </w:tcBorders>
            <w:vAlign w:val="center"/>
          </w:tcPr>
          <w:p w14:paraId="6F3DC413" w14:textId="77777777" w:rsidR="00076C2D" w:rsidRPr="009C1657" w:rsidRDefault="00076C2D">
            <w:pPr>
              <w:pStyle w:val="TableParagraph"/>
              <w:jc w:val="center"/>
              <w:rPr>
                <w:ins w:id="173" w:author="Babak Javadi" w:date="2025-10-15T01:54:00Z" w16du:dateUtc="2025-10-15T08:54:00Z"/>
                <w:w w:val="99"/>
              </w:rPr>
            </w:pPr>
            <w:ins w:id="174"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2F97F0A2" w14:textId="77777777" w:rsidR="00076C2D" w:rsidRPr="009C1657" w:rsidRDefault="00076C2D">
            <w:pPr>
              <w:pStyle w:val="TableParagraph"/>
              <w:jc w:val="center"/>
              <w:rPr>
                <w:ins w:id="175" w:author="Babak Javadi" w:date="2025-10-15T01:54:00Z" w16du:dateUtc="2025-10-15T08:54:00Z"/>
                <w:w w:val="99"/>
              </w:rPr>
            </w:pPr>
            <w:ins w:id="176"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72F747B2" w14:textId="77777777" w:rsidR="00076C2D" w:rsidRPr="009C1657" w:rsidRDefault="00076C2D">
            <w:pPr>
              <w:pStyle w:val="TableParagraph"/>
              <w:jc w:val="center"/>
              <w:rPr>
                <w:ins w:id="177" w:author="Babak Javadi" w:date="2025-10-15T01:54:00Z" w16du:dateUtc="2025-10-15T08:54:00Z"/>
                <w:w w:val="99"/>
              </w:rPr>
            </w:pPr>
            <w:ins w:id="178" w:author="Babak Javadi" w:date="2025-10-15T01:54:00Z" w16du:dateUtc="2025-10-15T08:54:00Z">
              <w:r w:rsidRPr="00D12ACD">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1386777F" w14:textId="77777777" w:rsidR="00076C2D" w:rsidRPr="009C1657" w:rsidRDefault="00076C2D">
            <w:pPr>
              <w:pStyle w:val="TableParagraph"/>
              <w:jc w:val="center"/>
              <w:rPr>
                <w:ins w:id="179" w:author="Babak Javadi" w:date="2025-10-15T01:54:00Z" w16du:dateUtc="2025-10-15T08:54:00Z"/>
                <w:w w:val="99"/>
              </w:rPr>
            </w:pPr>
            <w:ins w:id="180"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28A2F21E" w14:textId="77777777" w:rsidR="00076C2D" w:rsidRPr="009C1657" w:rsidRDefault="00076C2D">
            <w:pPr>
              <w:pStyle w:val="TableParagraph"/>
              <w:jc w:val="center"/>
              <w:rPr>
                <w:ins w:id="181" w:author="Babak Javadi" w:date="2025-10-15T01:54:00Z" w16du:dateUtc="2025-10-15T08:54:00Z"/>
                <w:w w:val="99"/>
              </w:rPr>
            </w:pPr>
            <w:ins w:id="182" w:author="Babak Javadi" w:date="2025-10-15T01:54:00Z" w16du:dateUtc="2025-10-15T08:54:00Z">
              <w:r w:rsidRPr="00D12ACD">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0E2F3E78" w14:textId="77777777" w:rsidR="00076C2D" w:rsidRPr="009C1657" w:rsidRDefault="00076C2D">
            <w:pPr>
              <w:pStyle w:val="TableParagraph"/>
              <w:jc w:val="center"/>
              <w:rPr>
                <w:ins w:id="183" w:author="Babak Javadi" w:date="2025-10-15T01:54:00Z" w16du:dateUtc="2025-10-15T08:54:00Z"/>
                <w:w w:val="99"/>
              </w:rPr>
            </w:pPr>
            <w:ins w:id="184" w:author="Babak Javadi" w:date="2025-10-15T01:54:00Z" w16du:dateUtc="2025-10-15T08:54:00Z">
              <w:r w:rsidRPr="00D12ACD">
                <w:t>1</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457C45B4" w14:textId="77777777" w:rsidR="00076C2D" w:rsidRPr="009C1657" w:rsidRDefault="00076C2D">
            <w:pPr>
              <w:pStyle w:val="TableParagraph"/>
              <w:jc w:val="center"/>
              <w:rPr>
                <w:ins w:id="185" w:author="Babak Javadi" w:date="2025-10-15T01:54:00Z" w16du:dateUtc="2025-10-15T08:54:00Z"/>
                <w:w w:val="99"/>
              </w:rPr>
            </w:pPr>
            <w:ins w:id="186"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4B8AE880" w14:textId="77777777" w:rsidR="00076C2D" w:rsidRPr="009C1657" w:rsidRDefault="00076C2D">
            <w:pPr>
              <w:pStyle w:val="TableParagraph"/>
              <w:jc w:val="center"/>
              <w:rPr>
                <w:ins w:id="187" w:author="Babak Javadi" w:date="2025-10-15T01:54:00Z" w16du:dateUtc="2025-10-15T08:54:00Z"/>
                <w:w w:val="99"/>
              </w:rPr>
            </w:pPr>
            <w:ins w:id="188" w:author="Babak Javadi" w:date="2025-10-15T01:54:00Z" w16du:dateUtc="2025-10-15T08:54:00Z">
              <w:r w:rsidRPr="00D12ACD">
                <w:t>-</w:t>
              </w:r>
            </w:ins>
          </w:p>
        </w:tc>
        <w:tc>
          <w:tcPr>
            <w:tcW w:w="5230" w:type="dxa"/>
            <w:tcBorders>
              <w:top w:val="single" w:sz="4" w:space="0" w:color="000000"/>
              <w:left w:val="single" w:sz="6" w:space="0" w:color="000000"/>
              <w:bottom w:val="single" w:sz="4" w:space="0" w:color="000000"/>
            </w:tcBorders>
            <w:vAlign w:val="center"/>
          </w:tcPr>
          <w:p w14:paraId="2B0655BC" w14:textId="77777777" w:rsidR="00076C2D" w:rsidRPr="009C1657" w:rsidRDefault="00076C2D">
            <w:pPr>
              <w:pStyle w:val="TableParagraph"/>
              <w:rPr>
                <w:ins w:id="189" w:author="Babak Javadi" w:date="2025-10-15T01:54:00Z" w16du:dateUtc="2025-10-15T08:54:00Z"/>
                <w:spacing w:val="-5"/>
              </w:rPr>
            </w:pPr>
            <w:ins w:id="190" w:author="Babak Javadi" w:date="2025-10-15T01:54:00Z" w16du:dateUtc="2025-10-15T08:54:00Z">
              <w:r w:rsidRPr="00D12ACD">
                <w:t>PD supports FIPS 201 BIO off-card iris comparison</w:t>
              </w:r>
            </w:ins>
          </w:p>
        </w:tc>
      </w:tr>
      <w:tr w:rsidR="00076C2D" w:rsidRPr="009C1657" w14:paraId="6F2453C4" w14:textId="77777777">
        <w:trPr>
          <w:trHeight w:val="378"/>
          <w:jc w:val="center"/>
          <w:ins w:id="191" w:author="Babak Javadi" w:date="2025-10-15T01:54:00Z"/>
        </w:trPr>
        <w:tc>
          <w:tcPr>
            <w:tcW w:w="574" w:type="dxa"/>
            <w:tcBorders>
              <w:top w:val="single" w:sz="4" w:space="0" w:color="000000"/>
              <w:bottom w:val="single" w:sz="4" w:space="0" w:color="000000"/>
              <w:right w:val="single" w:sz="6" w:space="0" w:color="000000"/>
            </w:tcBorders>
            <w:vAlign w:val="center"/>
          </w:tcPr>
          <w:p w14:paraId="6ED0A44F" w14:textId="77777777" w:rsidR="00076C2D" w:rsidRPr="009C1657" w:rsidRDefault="00076C2D">
            <w:pPr>
              <w:pStyle w:val="TableParagraph"/>
              <w:jc w:val="center"/>
              <w:rPr>
                <w:ins w:id="192" w:author="Babak Javadi" w:date="2025-10-15T01:54:00Z" w16du:dateUtc="2025-10-15T08:54:00Z"/>
                <w:w w:val="99"/>
              </w:rPr>
            </w:pPr>
            <w:ins w:id="193"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553C53E6" w14:textId="77777777" w:rsidR="00076C2D" w:rsidRPr="009C1657" w:rsidRDefault="00076C2D">
            <w:pPr>
              <w:pStyle w:val="TableParagraph"/>
              <w:jc w:val="center"/>
              <w:rPr>
                <w:ins w:id="194" w:author="Babak Javadi" w:date="2025-10-15T01:54:00Z" w16du:dateUtc="2025-10-15T08:54:00Z"/>
                <w:w w:val="99"/>
              </w:rPr>
            </w:pPr>
            <w:ins w:id="195"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066B794C" w14:textId="77777777" w:rsidR="00076C2D" w:rsidRPr="009C1657" w:rsidRDefault="00076C2D">
            <w:pPr>
              <w:pStyle w:val="TableParagraph"/>
              <w:jc w:val="center"/>
              <w:rPr>
                <w:ins w:id="196" w:author="Babak Javadi" w:date="2025-10-15T01:54:00Z" w16du:dateUtc="2025-10-15T08:54:00Z"/>
                <w:w w:val="99"/>
              </w:rPr>
            </w:pPr>
            <w:ins w:id="197" w:author="Babak Javadi" w:date="2025-10-15T01:54:00Z" w16du:dateUtc="2025-10-15T08:54:00Z">
              <w:r w:rsidRPr="00D12ACD">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64190ACF" w14:textId="77777777" w:rsidR="00076C2D" w:rsidRPr="009C1657" w:rsidRDefault="00076C2D">
            <w:pPr>
              <w:pStyle w:val="TableParagraph"/>
              <w:jc w:val="center"/>
              <w:rPr>
                <w:ins w:id="198" w:author="Babak Javadi" w:date="2025-10-15T01:54:00Z" w16du:dateUtc="2025-10-15T08:54:00Z"/>
                <w:w w:val="99"/>
              </w:rPr>
            </w:pPr>
            <w:ins w:id="199"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2FC09BDD" w14:textId="77777777" w:rsidR="00076C2D" w:rsidRPr="009C1657" w:rsidRDefault="00076C2D">
            <w:pPr>
              <w:pStyle w:val="TableParagraph"/>
              <w:jc w:val="center"/>
              <w:rPr>
                <w:ins w:id="200" w:author="Babak Javadi" w:date="2025-10-15T01:54:00Z" w16du:dateUtc="2025-10-15T08:54:00Z"/>
                <w:w w:val="99"/>
              </w:rPr>
            </w:pPr>
            <w:ins w:id="201" w:author="Babak Javadi" w:date="2025-10-15T01:54:00Z" w16du:dateUtc="2025-10-15T08:54:00Z">
              <w:r w:rsidRPr="00D12ACD">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0B284002" w14:textId="77777777" w:rsidR="00076C2D" w:rsidRPr="009C1657" w:rsidRDefault="00076C2D">
            <w:pPr>
              <w:pStyle w:val="TableParagraph"/>
              <w:jc w:val="center"/>
              <w:rPr>
                <w:ins w:id="202" w:author="Babak Javadi" w:date="2025-10-15T01:54:00Z" w16du:dateUtc="2025-10-15T08:54:00Z"/>
                <w:w w:val="99"/>
              </w:rPr>
            </w:pPr>
            <w:ins w:id="203" w:author="Babak Javadi" w:date="2025-10-15T01:54:00Z" w16du:dateUtc="2025-10-15T08:54:00Z">
              <w:r w:rsidRPr="00D12ACD">
                <w:t>0</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222C5496" w14:textId="77777777" w:rsidR="00076C2D" w:rsidRPr="009C1657" w:rsidRDefault="00076C2D">
            <w:pPr>
              <w:pStyle w:val="TableParagraph"/>
              <w:jc w:val="center"/>
              <w:rPr>
                <w:ins w:id="204" w:author="Babak Javadi" w:date="2025-10-15T01:54:00Z" w16du:dateUtc="2025-10-15T08:54:00Z"/>
                <w:w w:val="99"/>
              </w:rPr>
            </w:pPr>
            <w:ins w:id="205"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19B5B963" w14:textId="77777777" w:rsidR="00076C2D" w:rsidRPr="009C1657" w:rsidRDefault="00076C2D">
            <w:pPr>
              <w:pStyle w:val="TableParagraph"/>
              <w:jc w:val="center"/>
              <w:rPr>
                <w:ins w:id="206" w:author="Babak Javadi" w:date="2025-10-15T01:54:00Z" w16du:dateUtc="2025-10-15T08:54:00Z"/>
                <w:w w:val="99"/>
              </w:rPr>
            </w:pPr>
            <w:ins w:id="207" w:author="Babak Javadi" w:date="2025-10-15T01:54:00Z" w16du:dateUtc="2025-10-15T08:54:00Z">
              <w:r w:rsidRPr="00D12ACD">
                <w:t>-</w:t>
              </w:r>
            </w:ins>
          </w:p>
        </w:tc>
        <w:tc>
          <w:tcPr>
            <w:tcW w:w="5230" w:type="dxa"/>
            <w:tcBorders>
              <w:top w:val="single" w:sz="4" w:space="0" w:color="000000"/>
              <w:left w:val="single" w:sz="6" w:space="0" w:color="000000"/>
              <w:bottom w:val="single" w:sz="4" w:space="0" w:color="000000"/>
            </w:tcBorders>
            <w:vAlign w:val="center"/>
          </w:tcPr>
          <w:p w14:paraId="6B95DBF6" w14:textId="77777777" w:rsidR="00076C2D" w:rsidRPr="009C1657" w:rsidRDefault="00076C2D">
            <w:pPr>
              <w:pStyle w:val="TableParagraph"/>
              <w:rPr>
                <w:ins w:id="208" w:author="Babak Javadi" w:date="2025-10-15T01:54:00Z" w16du:dateUtc="2025-10-15T08:54:00Z"/>
                <w:spacing w:val="-5"/>
              </w:rPr>
            </w:pPr>
            <w:ins w:id="209" w:author="Babak Javadi" w:date="2025-10-15T01:54:00Z" w16du:dateUtc="2025-10-15T08:54:00Z">
              <w:r w:rsidRPr="00D12ACD">
                <w:t>PD does not support FIPS 201 BIO</w:t>
              </w:r>
              <w:r>
                <w:t xml:space="preserve"> </w:t>
              </w:r>
              <w:r w:rsidRPr="00D12ACD">
                <w:t xml:space="preserve"> off-card fingerprint comparison</w:t>
              </w:r>
            </w:ins>
          </w:p>
        </w:tc>
      </w:tr>
      <w:tr w:rsidR="00076C2D" w:rsidRPr="009C1657" w14:paraId="434B397C" w14:textId="77777777">
        <w:trPr>
          <w:trHeight w:val="378"/>
          <w:jc w:val="center"/>
          <w:ins w:id="210" w:author="Babak Javadi" w:date="2025-10-15T01:54:00Z"/>
        </w:trPr>
        <w:tc>
          <w:tcPr>
            <w:tcW w:w="574" w:type="dxa"/>
            <w:tcBorders>
              <w:top w:val="single" w:sz="4" w:space="0" w:color="000000"/>
              <w:bottom w:val="single" w:sz="4" w:space="0" w:color="000000"/>
              <w:right w:val="single" w:sz="6" w:space="0" w:color="000000"/>
            </w:tcBorders>
            <w:vAlign w:val="center"/>
          </w:tcPr>
          <w:p w14:paraId="5FAE7984" w14:textId="77777777" w:rsidR="00076C2D" w:rsidRPr="009C1657" w:rsidRDefault="00076C2D">
            <w:pPr>
              <w:pStyle w:val="TableParagraph"/>
              <w:jc w:val="center"/>
              <w:rPr>
                <w:ins w:id="211" w:author="Babak Javadi" w:date="2025-10-15T01:54:00Z" w16du:dateUtc="2025-10-15T08:54:00Z"/>
                <w:w w:val="99"/>
              </w:rPr>
            </w:pPr>
            <w:ins w:id="212"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4378ABC6" w14:textId="77777777" w:rsidR="00076C2D" w:rsidRPr="009C1657" w:rsidRDefault="00076C2D">
            <w:pPr>
              <w:pStyle w:val="TableParagraph"/>
              <w:jc w:val="center"/>
              <w:rPr>
                <w:ins w:id="213" w:author="Babak Javadi" w:date="2025-10-15T01:54:00Z" w16du:dateUtc="2025-10-15T08:54:00Z"/>
                <w:w w:val="99"/>
              </w:rPr>
            </w:pPr>
            <w:ins w:id="214"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07629736" w14:textId="77777777" w:rsidR="00076C2D" w:rsidRPr="009C1657" w:rsidRDefault="00076C2D">
            <w:pPr>
              <w:pStyle w:val="TableParagraph"/>
              <w:jc w:val="center"/>
              <w:rPr>
                <w:ins w:id="215" w:author="Babak Javadi" w:date="2025-10-15T01:54:00Z" w16du:dateUtc="2025-10-15T08:54:00Z"/>
                <w:w w:val="99"/>
              </w:rPr>
            </w:pPr>
            <w:ins w:id="216" w:author="Babak Javadi" w:date="2025-10-15T01:54:00Z" w16du:dateUtc="2025-10-15T08:54:00Z">
              <w:r w:rsidRPr="00D12ACD">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6C4FA2A5" w14:textId="77777777" w:rsidR="00076C2D" w:rsidRPr="009C1657" w:rsidRDefault="00076C2D">
            <w:pPr>
              <w:pStyle w:val="TableParagraph"/>
              <w:jc w:val="center"/>
              <w:rPr>
                <w:ins w:id="217" w:author="Babak Javadi" w:date="2025-10-15T01:54:00Z" w16du:dateUtc="2025-10-15T08:54:00Z"/>
                <w:w w:val="99"/>
              </w:rPr>
            </w:pPr>
            <w:ins w:id="218"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461F7E57" w14:textId="77777777" w:rsidR="00076C2D" w:rsidRPr="009C1657" w:rsidRDefault="00076C2D">
            <w:pPr>
              <w:pStyle w:val="TableParagraph"/>
              <w:jc w:val="center"/>
              <w:rPr>
                <w:ins w:id="219" w:author="Babak Javadi" w:date="2025-10-15T01:54:00Z" w16du:dateUtc="2025-10-15T08:54:00Z"/>
                <w:w w:val="99"/>
              </w:rPr>
            </w:pPr>
            <w:ins w:id="220" w:author="Babak Javadi" w:date="2025-10-15T01:54:00Z" w16du:dateUtc="2025-10-15T08:54:00Z">
              <w:r w:rsidRPr="00D12ACD">
                <w:t>1</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413EA6BF" w14:textId="77777777" w:rsidR="00076C2D" w:rsidRPr="009C1657" w:rsidRDefault="00076C2D">
            <w:pPr>
              <w:pStyle w:val="TableParagraph"/>
              <w:jc w:val="center"/>
              <w:rPr>
                <w:ins w:id="221" w:author="Babak Javadi" w:date="2025-10-15T01:54:00Z" w16du:dateUtc="2025-10-15T08:54:00Z"/>
                <w:w w:val="99"/>
              </w:rPr>
            </w:pPr>
            <w:ins w:id="222"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1B8FD0BF" w14:textId="77777777" w:rsidR="00076C2D" w:rsidRPr="009C1657" w:rsidRDefault="00076C2D">
            <w:pPr>
              <w:pStyle w:val="TableParagraph"/>
              <w:jc w:val="center"/>
              <w:rPr>
                <w:ins w:id="223" w:author="Babak Javadi" w:date="2025-10-15T01:54:00Z" w16du:dateUtc="2025-10-15T08:54:00Z"/>
                <w:w w:val="99"/>
              </w:rPr>
            </w:pPr>
            <w:ins w:id="224"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7747DD51" w14:textId="77777777" w:rsidR="00076C2D" w:rsidRPr="009C1657" w:rsidRDefault="00076C2D">
            <w:pPr>
              <w:pStyle w:val="TableParagraph"/>
              <w:jc w:val="center"/>
              <w:rPr>
                <w:ins w:id="225" w:author="Babak Javadi" w:date="2025-10-15T01:54:00Z" w16du:dateUtc="2025-10-15T08:54:00Z"/>
                <w:w w:val="99"/>
              </w:rPr>
            </w:pPr>
            <w:ins w:id="226" w:author="Babak Javadi" w:date="2025-10-15T01:54:00Z" w16du:dateUtc="2025-10-15T08:54:00Z">
              <w:r w:rsidRPr="00D12ACD">
                <w:t>-</w:t>
              </w:r>
            </w:ins>
          </w:p>
        </w:tc>
        <w:tc>
          <w:tcPr>
            <w:tcW w:w="5230" w:type="dxa"/>
            <w:tcBorders>
              <w:top w:val="single" w:sz="4" w:space="0" w:color="000000"/>
              <w:left w:val="single" w:sz="6" w:space="0" w:color="000000"/>
              <w:bottom w:val="single" w:sz="4" w:space="0" w:color="000000"/>
            </w:tcBorders>
            <w:vAlign w:val="center"/>
          </w:tcPr>
          <w:p w14:paraId="1B025388" w14:textId="77777777" w:rsidR="00076C2D" w:rsidRPr="009C1657" w:rsidRDefault="00076C2D">
            <w:pPr>
              <w:pStyle w:val="TableParagraph"/>
              <w:rPr>
                <w:ins w:id="227" w:author="Babak Javadi" w:date="2025-10-15T01:54:00Z" w16du:dateUtc="2025-10-15T08:54:00Z"/>
                <w:spacing w:val="-5"/>
              </w:rPr>
            </w:pPr>
            <w:ins w:id="228" w:author="Babak Javadi" w:date="2025-10-15T01:54:00Z" w16du:dateUtc="2025-10-15T08:54:00Z">
              <w:r w:rsidRPr="00D12ACD">
                <w:t xml:space="preserve">PD supports </w:t>
              </w:r>
              <w:r>
                <w:t xml:space="preserve">ANSI </w:t>
              </w:r>
              <w:r>
                <w:rPr>
                  <w:color w:val="000000"/>
                </w:rPr>
                <w:t xml:space="preserve">INCITS 385-2004 </w:t>
              </w:r>
              <w:r w:rsidRPr="00D12ACD">
                <w:t>off-card facial comparison using cardholder image stored on-card.</w:t>
              </w:r>
            </w:ins>
          </w:p>
        </w:tc>
      </w:tr>
      <w:tr w:rsidR="00076C2D" w:rsidRPr="009C1657" w14:paraId="651A23A5" w14:textId="77777777">
        <w:trPr>
          <w:trHeight w:val="378"/>
          <w:jc w:val="center"/>
          <w:ins w:id="229" w:author="Babak Javadi" w:date="2025-10-15T01:54:00Z"/>
        </w:trPr>
        <w:tc>
          <w:tcPr>
            <w:tcW w:w="574" w:type="dxa"/>
            <w:tcBorders>
              <w:top w:val="single" w:sz="4" w:space="0" w:color="000000"/>
              <w:bottom w:val="single" w:sz="4" w:space="0" w:color="000000"/>
              <w:right w:val="single" w:sz="6" w:space="0" w:color="000000"/>
            </w:tcBorders>
            <w:vAlign w:val="center"/>
          </w:tcPr>
          <w:p w14:paraId="37E922EA" w14:textId="77777777" w:rsidR="00076C2D" w:rsidRPr="009C1657" w:rsidRDefault="00076C2D">
            <w:pPr>
              <w:pStyle w:val="TableParagraph"/>
              <w:jc w:val="center"/>
              <w:rPr>
                <w:ins w:id="230" w:author="Babak Javadi" w:date="2025-10-15T01:54:00Z" w16du:dateUtc="2025-10-15T08:54:00Z"/>
                <w:w w:val="99"/>
              </w:rPr>
            </w:pPr>
            <w:ins w:id="231"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05ED2ED2" w14:textId="77777777" w:rsidR="00076C2D" w:rsidRPr="009C1657" w:rsidRDefault="00076C2D">
            <w:pPr>
              <w:pStyle w:val="TableParagraph"/>
              <w:jc w:val="center"/>
              <w:rPr>
                <w:ins w:id="232" w:author="Babak Javadi" w:date="2025-10-15T01:54:00Z" w16du:dateUtc="2025-10-15T08:54:00Z"/>
                <w:w w:val="99"/>
              </w:rPr>
            </w:pPr>
            <w:ins w:id="233"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7729F086" w14:textId="77777777" w:rsidR="00076C2D" w:rsidRPr="009C1657" w:rsidRDefault="00076C2D">
            <w:pPr>
              <w:pStyle w:val="TableParagraph"/>
              <w:jc w:val="center"/>
              <w:rPr>
                <w:ins w:id="234" w:author="Babak Javadi" w:date="2025-10-15T01:54:00Z" w16du:dateUtc="2025-10-15T08:54:00Z"/>
                <w:w w:val="99"/>
              </w:rPr>
            </w:pPr>
            <w:ins w:id="235" w:author="Babak Javadi" w:date="2025-10-15T01:54:00Z" w16du:dateUtc="2025-10-15T08:54:00Z">
              <w:r w:rsidRPr="00D12ACD">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1EFD3466" w14:textId="77777777" w:rsidR="00076C2D" w:rsidRPr="009C1657" w:rsidRDefault="00076C2D">
            <w:pPr>
              <w:pStyle w:val="TableParagraph"/>
              <w:jc w:val="center"/>
              <w:rPr>
                <w:ins w:id="236" w:author="Babak Javadi" w:date="2025-10-15T01:54:00Z" w16du:dateUtc="2025-10-15T08:54:00Z"/>
                <w:w w:val="99"/>
              </w:rPr>
            </w:pPr>
            <w:ins w:id="237"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72D0004C" w14:textId="77777777" w:rsidR="00076C2D" w:rsidRPr="009C1657" w:rsidRDefault="00076C2D">
            <w:pPr>
              <w:pStyle w:val="TableParagraph"/>
              <w:jc w:val="center"/>
              <w:rPr>
                <w:ins w:id="238" w:author="Babak Javadi" w:date="2025-10-15T01:54:00Z" w16du:dateUtc="2025-10-15T08:54:00Z"/>
                <w:w w:val="99"/>
              </w:rPr>
            </w:pPr>
            <w:ins w:id="239" w:author="Babak Javadi" w:date="2025-10-15T01:54:00Z" w16du:dateUtc="2025-10-15T08:54:00Z">
              <w:r w:rsidRPr="00D12ACD">
                <w:t>0</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30A85C3F" w14:textId="77777777" w:rsidR="00076C2D" w:rsidRPr="009C1657" w:rsidRDefault="00076C2D">
            <w:pPr>
              <w:pStyle w:val="TableParagraph"/>
              <w:jc w:val="center"/>
              <w:rPr>
                <w:ins w:id="240" w:author="Babak Javadi" w:date="2025-10-15T01:54:00Z" w16du:dateUtc="2025-10-15T08:54:00Z"/>
                <w:w w:val="99"/>
              </w:rPr>
            </w:pPr>
            <w:ins w:id="241"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45E7A172" w14:textId="77777777" w:rsidR="00076C2D" w:rsidRPr="009C1657" w:rsidRDefault="00076C2D">
            <w:pPr>
              <w:pStyle w:val="TableParagraph"/>
              <w:jc w:val="center"/>
              <w:rPr>
                <w:ins w:id="242" w:author="Babak Javadi" w:date="2025-10-15T01:54:00Z" w16du:dateUtc="2025-10-15T08:54:00Z"/>
                <w:w w:val="99"/>
              </w:rPr>
            </w:pPr>
            <w:ins w:id="243"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622973F8" w14:textId="77777777" w:rsidR="00076C2D" w:rsidRPr="009C1657" w:rsidRDefault="00076C2D">
            <w:pPr>
              <w:pStyle w:val="TableParagraph"/>
              <w:jc w:val="center"/>
              <w:rPr>
                <w:ins w:id="244" w:author="Babak Javadi" w:date="2025-10-15T01:54:00Z" w16du:dateUtc="2025-10-15T08:54:00Z"/>
                <w:w w:val="99"/>
              </w:rPr>
            </w:pPr>
            <w:ins w:id="245" w:author="Babak Javadi" w:date="2025-10-15T01:54:00Z" w16du:dateUtc="2025-10-15T08:54:00Z">
              <w:r w:rsidRPr="00D12ACD">
                <w:t>-</w:t>
              </w:r>
            </w:ins>
          </w:p>
        </w:tc>
        <w:tc>
          <w:tcPr>
            <w:tcW w:w="5230" w:type="dxa"/>
            <w:tcBorders>
              <w:top w:val="single" w:sz="4" w:space="0" w:color="000000"/>
              <w:left w:val="single" w:sz="6" w:space="0" w:color="000000"/>
              <w:bottom w:val="single" w:sz="4" w:space="0" w:color="000000"/>
            </w:tcBorders>
            <w:vAlign w:val="center"/>
          </w:tcPr>
          <w:p w14:paraId="6B52DDF6" w14:textId="77777777" w:rsidR="00076C2D" w:rsidRPr="009C1657" w:rsidRDefault="00076C2D">
            <w:pPr>
              <w:pStyle w:val="TableParagraph"/>
              <w:rPr>
                <w:ins w:id="246" w:author="Babak Javadi" w:date="2025-10-15T01:54:00Z" w16du:dateUtc="2025-10-15T08:54:00Z"/>
                <w:spacing w:val="-5"/>
              </w:rPr>
            </w:pPr>
            <w:ins w:id="247" w:author="Babak Javadi" w:date="2025-10-15T01:54:00Z" w16du:dateUtc="2025-10-15T08:54:00Z">
              <w:r w:rsidRPr="00D12ACD">
                <w:t xml:space="preserve">PD does not support </w:t>
              </w:r>
              <w:r>
                <w:t xml:space="preserve">ANSI </w:t>
              </w:r>
              <w:r>
                <w:rPr>
                  <w:color w:val="000000"/>
                </w:rPr>
                <w:t xml:space="preserve">INCITS 385-2004 </w:t>
              </w:r>
              <w:r w:rsidRPr="00D12ACD">
                <w:t>off-card facial comparison using cardholder image stored on-card.</w:t>
              </w:r>
            </w:ins>
          </w:p>
        </w:tc>
      </w:tr>
      <w:tr w:rsidR="00076C2D" w:rsidRPr="009C1657" w14:paraId="6B0D94D0" w14:textId="77777777">
        <w:trPr>
          <w:trHeight w:val="378"/>
          <w:jc w:val="center"/>
          <w:ins w:id="248" w:author="Babak Javadi" w:date="2025-10-15T01:54:00Z"/>
        </w:trPr>
        <w:tc>
          <w:tcPr>
            <w:tcW w:w="574" w:type="dxa"/>
            <w:tcBorders>
              <w:top w:val="single" w:sz="4" w:space="0" w:color="000000"/>
              <w:bottom w:val="single" w:sz="4" w:space="0" w:color="000000"/>
              <w:right w:val="single" w:sz="6" w:space="0" w:color="000000"/>
            </w:tcBorders>
            <w:vAlign w:val="center"/>
          </w:tcPr>
          <w:p w14:paraId="36D665C1" w14:textId="77777777" w:rsidR="00076C2D" w:rsidRPr="00D12ACD" w:rsidRDefault="00076C2D">
            <w:pPr>
              <w:pStyle w:val="TableParagraph"/>
              <w:jc w:val="center"/>
              <w:rPr>
                <w:ins w:id="249" w:author="Babak Javadi" w:date="2025-10-15T01:54:00Z" w16du:dateUtc="2025-10-15T08:54:00Z"/>
              </w:rPr>
            </w:pPr>
            <w:ins w:id="250" w:author="Babak Javadi" w:date="2025-10-15T01:54:00Z" w16du:dateUtc="2025-10-15T08:54:00Z">
              <w:r>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5A0A7DC5" w14:textId="77777777" w:rsidR="00076C2D" w:rsidRPr="00D12ACD" w:rsidRDefault="00076C2D">
            <w:pPr>
              <w:pStyle w:val="TableParagraph"/>
              <w:jc w:val="center"/>
              <w:rPr>
                <w:ins w:id="251" w:author="Babak Javadi" w:date="2025-10-15T01:54:00Z" w16du:dateUtc="2025-10-15T08:54:00Z"/>
              </w:rPr>
            </w:pPr>
            <w:ins w:id="252" w:author="Babak Javadi" w:date="2025-10-15T01:54:00Z" w16du:dateUtc="2025-10-15T08:54:00Z">
              <w:r w:rsidRPr="00D12ACD">
                <w:t>X</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5F87D48B" w14:textId="77777777" w:rsidR="00076C2D" w:rsidRPr="00D12ACD" w:rsidRDefault="00076C2D">
            <w:pPr>
              <w:pStyle w:val="TableParagraph"/>
              <w:jc w:val="center"/>
              <w:rPr>
                <w:ins w:id="253" w:author="Babak Javadi" w:date="2025-10-15T01:54:00Z" w16du:dateUtc="2025-10-15T08:54:00Z"/>
              </w:rPr>
            </w:pPr>
            <w:ins w:id="254" w:author="Babak Javadi" w:date="2025-10-15T01:54:00Z" w16du:dateUtc="2025-10-15T08:54:00Z">
              <w:r w:rsidRPr="00D12ACD">
                <w:t>X</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78F1BA80" w14:textId="77777777" w:rsidR="00076C2D" w:rsidRPr="00D12ACD" w:rsidRDefault="00076C2D">
            <w:pPr>
              <w:pStyle w:val="TableParagraph"/>
              <w:jc w:val="center"/>
              <w:rPr>
                <w:ins w:id="255" w:author="Babak Javadi" w:date="2025-10-15T01:54:00Z" w16du:dateUtc="2025-10-15T08:54:00Z"/>
              </w:rPr>
            </w:pPr>
            <w:ins w:id="256" w:author="Babak Javadi" w:date="2025-10-15T01:54:00Z" w16du:dateUtc="2025-10-15T08:54:00Z">
              <w:r w:rsidRPr="00D12ACD">
                <w:t>X</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6C8CB0D1" w14:textId="77777777" w:rsidR="00076C2D" w:rsidRPr="00D12ACD" w:rsidRDefault="00076C2D">
            <w:pPr>
              <w:pStyle w:val="TableParagraph"/>
              <w:jc w:val="center"/>
              <w:rPr>
                <w:ins w:id="257" w:author="Babak Javadi" w:date="2025-10-15T01:54:00Z" w16du:dateUtc="2025-10-15T08:54:00Z"/>
              </w:rPr>
            </w:pPr>
            <w:ins w:id="258" w:author="Babak Javadi" w:date="2025-10-15T01:54:00Z" w16du:dateUtc="2025-10-15T08:54:00Z">
              <w:r w:rsidRPr="00D12ACD">
                <w:t>-</w:t>
              </w:r>
            </w:ins>
          </w:p>
        </w:tc>
        <w:tc>
          <w:tcPr>
            <w:tcW w:w="574" w:type="dxa"/>
            <w:tcBorders>
              <w:top w:val="single" w:sz="4" w:space="0" w:color="000000"/>
              <w:left w:val="single" w:sz="6" w:space="0" w:color="000000"/>
              <w:bottom w:val="single" w:sz="4" w:space="0" w:color="000000"/>
              <w:right w:val="single" w:sz="6" w:space="0" w:color="000000"/>
            </w:tcBorders>
            <w:vAlign w:val="center"/>
          </w:tcPr>
          <w:p w14:paraId="6C68268D" w14:textId="77777777" w:rsidR="00076C2D" w:rsidRPr="00D12ACD" w:rsidRDefault="00076C2D">
            <w:pPr>
              <w:pStyle w:val="TableParagraph"/>
              <w:jc w:val="center"/>
              <w:rPr>
                <w:ins w:id="259" w:author="Babak Javadi" w:date="2025-10-15T01:54:00Z" w16du:dateUtc="2025-10-15T08:54:00Z"/>
              </w:rPr>
            </w:pPr>
            <w:ins w:id="260"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729BED53" w14:textId="77777777" w:rsidR="00076C2D" w:rsidRPr="00D12ACD" w:rsidRDefault="00076C2D">
            <w:pPr>
              <w:pStyle w:val="TableParagraph"/>
              <w:jc w:val="center"/>
              <w:rPr>
                <w:ins w:id="261" w:author="Babak Javadi" w:date="2025-10-15T01:54:00Z" w16du:dateUtc="2025-10-15T08:54:00Z"/>
              </w:rPr>
            </w:pPr>
            <w:ins w:id="262" w:author="Babak Javadi" w:date="2025-10-15T01:54:00Z" w16du:dateUtc="2025-10-15T08:54:00Z">
              <w:r w:rsidRPr="00D12ACD">
                <w:t>-</w:t>
              </w:r>
            </w:ins>
          </w:p>
        </w:tc>
        <w:tc>
          <w:tcPr>
            <w:tcW w:w="576" w:type="dxa"/>
            <w:tcBorders>
              <w:top w:val="single" w:sz="4" w:space="0" w:color="000000"/>
              <w:left w:val="single" w:sz="6" w:space="0" w:color="000000"/>
              <w:bottom w:val="single" w:sz="4" w:space="0" w:color="000000"/>
              <w:right w:val="single" w:sz="6" w:space="0" w:color="000000"/>
            </w:tcBorders>
            <w:vAlign w:val="center"/>
          </w:tcPr>
          <w:p w14:paraId="62EC7DF7" w14:textId="77777777" w:rsidR="00076C2D" w:rsidRPr="00D12ACD" w:rsidRDefault="00076C2D">
            <w:pPr>
              <w:pStyle w:val="TableParagraph"/>
              <w:jc w:val="center"/>
              <w:rPr>
                <w:ins w:id="263" w:author="Babak Javadi" w:date="2025-10-15T01:54:00Z" w16du:dateUtc="2025-10-15T08:54:00Z"/>
              </w:rPr>
            </w:pPr>
            <w:ins w:id="264" w:author="Babak Javadi" w:date="2025-10-15T01:54:00Z" w16du:dateUtc="2025-10-15T08:54:00Z">
              <w:r w:rsidRPr="00D12ACD">
                <w:t>-</w:t>
              </w:r>
            </w:ins>
          </w:p>
        </w:tc>
        <w:tc>
          <w:tcPr>
            <w:tcW w:w="5230" w:type="dxa"/>
            <w:tcBorders>
              <w:top w:val="single" w:sz="4" w:space="0" w:color="000000"/>
              <w:left w:val="single" w:sz="6" w:space="0" w:color="000000"/>
              <w:bottom w:val="single" w:sz="4" w:space="0" w:color="000000"/>
            </w:tcBorders>
            <w:vAlign w:val="center"/>
          </w:tcPr>
          <w:p w14:paraId="25A94D77" w14:textId="77777777" w:rsidR="00076C2D" w:rsidRPr="00D12ACD" w:rsidRDefault="00076C2D">
            <w:pPr>
              <w:pStyle w:val="TableParagraph"/>
              <w:rPr>
                <w:ins w:id="265" w:author="Babak Javadi" w:date="2025-10-15T01:54:00Z" w16du:dateUtc="2025-10-15T08:54:00Z"/>
              </w:rPr>
            </w:pPr>
            <w:ins w:id="266" w:author="Babak Javadi" w:date="2025-10-15T01:54:00Z" w16du:dateUtc="2025-10-15T08:54:00Z">
              <w:r w:rsidRPr="00D12ACD">
                <w:t>RFU</w:t>
              </w:r>
            </w:ins>
          </w:p>
        </w:tc>
      </w:tr>
    </w:tbl>
    <w:p w14:paraId="71F21B32" w14:textId="12251A97" w:rsidR="00A67C2E" w:rsidDel="00076C2D" w:rsidRDefault="00C76A1B" w:rsidP="00C76A1B">
      <w:pPr>
        <w:pStyle w:val="NoSpacing"/>
        <w:ind w:firstLine="720"/>
        <w:rPr>
          <w:del w:id="267" w:author="Babak Javadi" w:date="2025-10-15T01:54:00Z" w16du:dateUtc="2025-10-15T08:54:00Z"/>
        </w:rPr>
      </w:pPr>
      <w:del w:id="268" w:author="Babak Javadi" w:date="2025-10-15T01:54:00Z" w16du:dateUtc="2025-10-15T08:54:00Z">
        <w:r w:rsidDel="00076C2D">
          <w:delText>A</w:delText>
        </w:r>
        <w:r w:rsidR="00A67C2E" w:rsidDel="00076C2D">
          <w:delText>dd new codes with definitions</w:delText>
        </w:r>
      </w:del>
    </w:p>
    <w:p w14:paraId="71F21B33" w14:textId="41D6B8BA" w:rsidR="00B026C8" w:rsidDel="00076C2D" w:rsidRDefault="00B026C8" w:rsidP="00B026C8">
      <w:pPr>
        <w:pStyle w:val="NoSpacing"/>
        <w:numPr>
          <w:ilvl w:val="0"/>
          <w:numId w:val="3"/>
        </w:numPr>
        <w:rPr>
          <w:del w:id="269" w:author="Babak Javadi" w:date="2025-10-15T01:54:00Z" w16du:dateUtc="2025-10-15T08:54:00Z"/>
        </w:rPr>
      </w:pPr>
      <w:del w:id="270" w:author="Babak Javadi" w:date="2025-10-15T01:54:00Z" w16du:dateUtc="2025-10-15T08:54:00Z">
        <w:r w:rsidDel="00076C2D">
          <w:delText>0x80 - Capability to perform fingerprint match-on-card.</w:delText>
        </w:r>
      </w:del>
    </w:p>
    <w:p w14:paraId="71F21B34" w14:textId="192B62C8" w:rsidR="00A67C2E" w:rsidDel="00076C2D" w:rsidRDefault="00A67C2E" w:rsidP="008212D5">
      <w:pPr>
        <w:pStyle w:val="NoSpacing"/>
        <w:numPr>
          <w:ilvl w:val="0"/>
          <w:numId w:val="3"/>
        </w:numPr>
        <w:rPr>
          <w:del w:id="271" w:author="Babak Javadi" w:date="2025-10-15T01:54:00Z" w16du:dateUtc="2025-10-15T08:54:00Z"/>
        </w:rPr>
      </w:pPr>
      <w:del w:id="272" w:author="Babak Javadi" w:date="2025-10-15T01:54:00Z" w16du:dateUtc="2025-10-15T08:54:00Z">
        <w:r w:rsidDel="00076C2D">
          <w:delText>0x</w:delText>
        </w:r>
        <w:r w:rsidR="00B026C8" w:rsidDel="00076C2D">
          <w:delText xml:space="preserve">81 </w:delText>
        </w:r>
        <w:r w:rsidDel="00076C2D">
          <w:delText>- Capability to match ANSI INCITS378 Fingerprint template</w:delText>
        </w:r>
      </w:del>
    </w:p>
    <w:p w14:paraId="71F21B35" w14:textId="69DFA166" w:rsidR="00A67C2E" w:rsidDel="00076C2D" w:rsidRDefault="00A67C2E" w:rsidP="008212D5">
      <w:pPr>
        <w:pStyle w:val="NoSpacing"/>
        <w:numPr>
          <w:ilvl w:val="0"/>
          <w:numId w:val="3"/>
        </w:numPr>
        <w:rPr>
          <w:del w:id="273" w:author="Babak Javadi" w:date="2025-10-15T01:54:00Z" w16du:dateUtc="2025-10-15T08:54:00Z"/>
          <w:color w:val="000000"/>
        </w:rPr>
      </w:pPr>
      <w:del w:id="274" w:author="Babak Javadi" w:date="2025-10-15T01:54:00Z" w16du:dateUtc="2025-10-15T08:54:00Z">
        <w:r w:rsidDel="00076C2D">
          <w:delText>0x</w:delText>
        </w:r>
        <w:r w:rsidR="00B026C8" w:rsidDel="00076C2D">
          <w:delText>82</w:delText>
        </w:r>
        <w:r w:rsidDel="00076C2D">
          <w:delText xml:space="preserve"> - Capability to match ANSI </w:delText>
        </w:r>
        <w:r w:rsidDel="00076C2D">
          <w:rPr>
            <w:color w:val="000000"/>
          </w:rPr>
          <w:delText>INCITS 385-2004 Facial image template.</w:delText>
        </w:r>
      </w:del>
    </w:p>
    <w:p w14:paraId="71F21B36" w14:textId="7EBCF9A1" w:rsidR="00B026C8" w:rsidDel="00076C2D" w:rsidRDefault="00B026C8" w:rsidP="008212D5">
      <w:pPr>
        <w:pStyle w:val="NoSpacing"/>
        <w:numPr>
          <w:ilvl w:val="0"/>
          <w:numId w:val="3"/>
        </w:numPr>
        <w:rPr>
          <w:del w:id="275" w:author="Babak Javadi" w:date="2025-10-15T01:54:00Z" w16du:dateUtc="2025-10-15T08:54:00Z"/>
          <w:color w:val="000000"/>
        </w:rPr>
      </w:pPr>
      <w:del w:id="276" w:author="Babak Javadi" w:date="2025-10-15T01:54:00Z" w16du:dateUtc="2025-10-15T08:54:00Z">
        <w:r w:rsidDel="00076C2D">
          <w:delText>0x84 – Capability to perform Iris matching.</w:delText>
        </w:r>
      </w:del>
    </w:p>
    <w:p w14:paraId="71F21B37" w14:textId="77777777" w:rsidR="008212D5" w:rsidRDefault="008212D5" w:rsidP="00A67C2E">
      <w:pPr>
        <w:pStyle w:val="NoSpacing"/>
        <w:ind w:left="360" w:firstLine="720"/>
        <w:rPr>
          <w:color w:val="000000"/>
        </w:rPr>
      </w:pPr>
    </w:p>
    <w:p w14:paraId="71F21B38" w14:textId="77777777" w:rsidR="008212D5" w:rsidRDefault="008212D5" w:rsidP="008212D5">
      <w:pPr>
        <w:pStyle w:val="NoSpacing"/>
        <w:ind w:firstLine="360"/>
        <w:rPr>
          <w:color w:val="000000"/>
        </w:rPr>
      </w:pPr>
      <w:r>
        <w:rPr>
          <w:color w:val="000000"/>
        </w:rPr>
        <w:t>Function Code 15 – Secure PIN Entry</w:t>
      </w:r>
    </w:p>
    <w:p w14:paraId="71F21B39" w14:textId="650FDAC4" w:rsidR="008212D5" w:rsidRDefault="008212D5" w:rsidP="008212D5">
      <w:pPr>
        <w:pStyle w:val="NoSpacing"/>
        <w:numPr>
          <w:ilvl w:val="0"/>
          <w:numId w:val="1"/>
        </w:numPr>
        <w:rPr>
          <w:color w:val="000000"/>
        </w:rPr>
      </w:pPr>
      <w:r>
        <w:rPr>
          <w:color w:val="000000"/>
        </w:rPr>
        <w:t>Add 0x</w:t>
      </w:r>
      <w:r w:rsidR="00CB111B">
        <w:rPr>
          <w:color w:val="000000"/>
        </w:rPr>
        <w:t xml:space="preserve">02 to indicate support for </w:t>
      </w:r>
      <w:ins w:id="277" w:author="Kate Gray" w:date="2025-09-03T11:46:00Z" w16du:dateUtc="2025-09-03T15:46:00Z">
        <w:r w:rsidR="00FB4C8A">
          <w:rPr>
            <w:color w:val="000000"/>
          </w:rPr>
          <w:t xml:space="preserve">2.3 style </w:t>
        </w:r>
      </w:ins>
      <w:proofErr w:type="spellStart"/>
      <w:r w:rsidR="00CB111B">
        <w:rPr>
          <w:color w:val="000000"/>
        </w:rPr>
        <w:t>osdp_</w:t>
      </w:r>
      <w:r>
        <w:rPr>
          <w:color w:val="000000"/>
        </w:rPr>
        <w:t>SPE</w:t>
      </w:r>
      <w:proofErr w:type="spellEnd"/>
      <w:r>
        <w:rPr>
          <w:color w:val="000000"/>
        </w:rPr>
        <w:t xml:space="preserve"> command</w:t>
      </w:r>
    </w:p>
    <w:p w14:paraId="71F21B3A" w14:textId="1962999C" w:rsidR="00791A36" w:rsidDel="00C63147" w:rsidRDefault="00791A36">
      <w:pPr>
        <w:rPr>
          <w:del w:id="278" w:author="Kate Gray" w:date="2025-09-17T10:38:00Z" w16du:dateUtc="2025-09-17T14:38:00Z"/>
          <w:color w:val="000000"/>
        </w:rPr>
      </w:pPr>
    </w:p>
    <w:p w14:paraId="71F21B3B" w14:textId="77777777" w:rsidR="0088161A" w:rsidRDefault="001F7A5E" w:rsidP="00057225">
      <w:pPr>
        <w:pStyle w:val="NoSpacing"/>
      </w:pPr>
      <w:del w:id="279" w:author="Kate Gray" w:date="2025-09-17T10:38:00Z" w16du:dateUtc="2025-09-17T14:38:00Z">
        <w:r w:rsidDel="00C63147">
          <w:tab/>
        </w:r>
        <w:r w:rsidR="0088161A" w:rsidDel="00C63147">
          <w:br w:type="page"/>
        </w:r>
      </w:del>
    </w:p>
    <w:p w14:paraId="71F21B3C" w14:textId="77777777" w:rsidR="00A67C2E" w:rsidRDefault="00A67C2E" w:rsidP="008212D5">
      <w:pPr>
        <w:pStyle w:val="NoSpacing"/>
        <w:ind w:left="1080"/>
        <w:rPr>
          <w:color w:val="000000"/>
        </w:rPr>
      </w:pPr>
    </w:p>
    <w:p w14:paraId="71F21B3D" w14:textId="77777777" w:rsidR="00232B7D" w:rsidRDefault="00232B7D" w:rsidP="00232B7D">
      <w:pPr>
        <w:pStyle w:val="NoSpacing"/>
        <w:rPr>
          <w:b/>
        </w:rPr>
      </w:pPr>
      <w:proofErr w:type="spellStart"/>
      <w:r w:rsidRPr="00232B7D">
        <w:rPr>
          <w:b/>
        </w:rPr>
        <w:t>osdp_CRAUTHR</w:t>
      </w:r>
      <w:proofErr w:type="spellEnd"/>
      <w:r w:rsidRPr="00232B7D">
        <w:rPr>
          <w:b/>
        </w:rPr>
        <w:t xml:space="preserve">: reply to </w:t>
      </w:r>
      <w:proofErr w:type="spellStart"/>
      <w:r w:rsidRPr="00232B7D">
        <w:rPr>
          <w:b/>
        </w:rPr>
        <w:t>osdp_CRAUTH</w:t>
      </w:r>
      <w:proofErr w:type="spellEnd"/>
    </w:p>
    <w:p w14:paraId="71F21B3E" w14:textId="77777777" w:rsidR="0088161A" w:rsidRPr="00232B7D" w:rsidRDefault="0088161A" w:rsidP="00232B7D">
      <w:pPr>
        <w:pStyle w:val="NoSpacing"/>
        <w:rPr>
          <w:b/>
        </w:rPr>
      </w:pPr>
    </w:p>
    <w:p w14:paraId="71F21B3F" w14:textId="77777777" w:rsidR="00232B7D" w:rsidRDefault="0088161A" w:rsidP="0088161A">
      <w:pPr>
        <w:pStyle w:val="NoSpacing"/>
        <w:ind w:firstLine="720"/>
      </w:pPr>
      <w:r>
        <w:t>Add error codes t</w:t>
      </w:r>
      <w:r w:rsidR="00232B7D">
        <w:t>o report a failure of the command or an error condition</w:t>
      </w:r>
    </w:p>
    <w:p w14:paraId="71F21B40" w14:textId="77777777" w:rsidR="00232B7D" w:rsidRDefault="00232B7D" w:rsidP="005C3781">
      <w:pPr>
        <w:pStyle w:val="NoSpacing"/>
        <w:ind w:left="1080"/>
      </w:pPr>
    </w:p>
    <w:tbl>
      <w:tblPr>
        <w:tblStyle w:val="TableGrid"/>
        <w:tblW w:w="10098" w:type="dxa"/>
        <w:tblLook w:val="04A0" w:firstRow="1" w:lastRow="0" w:firstColumn="1" w:lastColumn="0" w:noHBand="0" w:noVBand="1"/>
      </w:tblPr>
      <w:tblGrid>
        <w:gridCol w:w="2088"/>
        <w:gridCol w:w="3330"/>
        <w:gridCol w:w="2160"/>
        <w:gridCol w:w="2520"/>
      </w:tblGrid>
      <w:tr w:rsidR="005C3781" w:rsidRPr="00F06BC4" w14:paraId="71F21B45" w14:textId="77777777" w:rsidTr="00791A36">
        <w:tc>
          <w:tcPr>
            <w:tcW w:w="2088" w:type="dxa"/>
          </w:tcPr>
          <w:p w14:paraId="71F21B41" w14:textId="77777777" w:rsidR="005C3781" w:rsidRPr="00F06BC4" w:rsidRDefault="005C3781">
            <w:pPr>
              <w:autoSpaceDE w:val="0"/>
              <w:autoSpaceDN w:val="0"/>
              <w:adjustRightInd w:val="0"/>
              <w:rPr>
                <w:rFonts w:cstheme="minorHAnsi"/>
                <w:b/>
                <w:bCs/>
              </w:rPr>
            </w:pPr>
            <w:r w:rsidRPr="00F06BC4">
              <w:rPr>
                <w:rFonts w:cstheme="minorHAnsi"/>
                <w:b/>
                <w:bCs/>
              </w:rPr>
              <w:t>Packet format field</w:t>
            </w:r>
          </w:p>
        </w:tc>
        <w:tc>
          <w:tcPr>
            <w:tcW w:w="3330" w:type="dxa"/>
            <w:vAlign w:val="center"/>
          </w:tcPr>
          <w:p w14:paraId="71F21B42" w14:textId="77777777" w:rsidR="005C3781" w:rsidRPr="00F06BC4" w:rsidRDefault="005C3781">
            <w:pPr>
              <w:autoSpaceDE w:val="0"/>
              <w:autoSpaceDN w:val="0"/>
              <w:adjustRightInd w:val="0"/>
              <w:jc w:val="center"/>
              <w:rPr>
                <w:rFonts w:cstheme="minorHAnsi"/>
                <w:b/>
                <w:bCs/>
              </w:rPr>
            </w:pPr>
            <w:r>
              <w:rPr>
                <w:rFonts w:cstheme="minorHAnsi"/>
                <w:b/>
                <w:bCs/>
              </w:rPr>
              <w:t>Name</w:t>
            </w:r>
          </w:p>
        </w:tc>
        <w:tc>
          <w:tcPr>
            <w:tcW w:w="2160" w:type="dxa"/>
            <w:vAlign w:val="center"/>
          </w:tcPr>
          <w:p w14:paraId="71F21B43" w14:textId="77777777" w:rsidR="005C3781" w:rsidRPr="00F06BC4" w:rsidRDefault="005C3781">
            <w:pPr>
              <w:autoSpaceDE w:val="0"/>
              <w:autoSpaceDN w:val="0"/>
              <w:adjustRightInd w:val="0"/>
              <w:jc w:val="center"/>
              <w:rPr>
                <w:rFonts w:cstheme="minorHAnsi"/>
                <w:b/>
                <w:bCs/>
              </w:rPr>
            </w:pPr>
            <w:r>
              <w:rPr>
                <w:rFonts w:cstheme="minorHAnsi"/>
                <w:b/>
                <w:bCs/>
              </w:rPr>
              <w:t>Code</w:t>
            </w:r>
          </w:p>
        </w:tc>
        <w:tc>
          <w:tcPr>
            <w:tcW w:w="2520" w:type="dxa"/>
          </w:tcPr>
          <w:p w14:paraId="71F21B44" w14:textId="77777777" w:rsidR="005C3781" w:rsidRPr="00F06BC4" w:rsidRDefault="005C3781">
            <w:pPr>
              <w:autoSpaceDE w:val="0"/>
              <w:autoSpaceDN w:val="0"/>
              <w:adjustRightInd w:val="0"/>
              <w:jc w:val="center"/>
              <w:rPr>
                <w:rFonts w:cstheme="minorHAnsi"/>
                <w:b/>
                <w:bCs/>
              </w:rPr>
            </w:pPr>
            <w:r>
              <w:rPr>
                <w:rFonts w:cstheme="minorHAnsi"/>
                <w:b/>
                <w:bCs/>
              </w:rPr>
              <w:t>Description</w:t>
            </w:r>
          </w:p>
        </w:tc>
      </w:tr>
      <w:tr w:rsidR="005C3781" w:rsidRPr="00F06BC4" w14:paraId="71F21B4A" w14:textId="77777777" w:rsidTr="00791A36">
        <w:tc>
          <w:tcPr>
            <w:tcW w:w="2088" w:type="dxa"/>
            <w:vAlign w:val="center"/>
          </w:tcPr>
          <w:p w14:paraId="71F21B46" w14:textId="77777777" w:rsidR="005C3781" w:rsidRPr="00F06BC4" w:rsidRDefault="005C3781" w:rsidP="005C3781">
            <w:pPr>
              <w:autoSpaceDE w:val="0"/>
              <w:autoSpaceDN w:val="0"/>
              <w:adjustRightInd w:val="0"/>
              <w:jc w:val="center"/>
              <w:rPr>
                <w:rFonts w:cstheme="minorHAnsi"/>
                <w:bCs/>
              </w:rPr>
            </w:pPr>
            <w:r w:rsidRPr="00F06BC4">
              <w:rPr>
                <w:rFonts w:cstheme="minorHAnsi"/>
                <w:bCs/>
              </w:rPr>
              <w:t>CMND</w:t>
            </w:r>
          </w:p>
        </w:tc>
        <w:tc>
          <w:tcPr>
            <w:tcW w:w="3330" w:type="dxa"/>
            <w:vAlign w:val="center"/>
          </w:tcPr>
          <w:p w14:paraId="71F21B47" w14:textId="77777777" w:rsidR="005C3781" w:rsidRPr="00F06BC4" w:rsidRDefault="005C3781" w:rsidP="005C3781">
            <w:pPr>
              <w:autoSpaceDE w:val="0"/>
              <w:autoSpaceDN w:val="0"/>
              <w:adjustRightInd w:val="0"/>
              <w:jc w:val="center"/>
              <w:rPr>
                <w:rFonts w:cstheme="minorHAnsi"/>
                <w:bCs/>
              </w:rPr>
            </w:pPr>
            <w:r>
              <w:rPr>
                <w:rFonts w:cstheme="minorHAnsi"/>
                <w:bCs/>
              </w:rPr>
              <w:t>0x82</w:t>
            </w:r>
          </w:p>
        </w:tc>
        <w:tc>
          <w:tcPr>
            <w:tcW w:w="2160" w:type="dxa"/>
            <w:vAlign w:val="center"/>
          </w:tcPr>
          <w:p w14:paraId="71F21B48" w14:textId="77777777" w:rsidR="005C3781" w:rsidRPr="00F06BC4" w:rsidRDefault="005C3781" w:rsidP="005C3781">
            <w:pPr>
              <w:autoSpaceDE w:val="0"/>
              <w:autoSpaceDN w:val="0"/>
              <w:adjustRightInd w:val="0"/>
              <w:jc w:val="center"/>
              <w:rPr>
                <w:rFonts w:cstheme="minorHAnsi"/>
                <w:bCs/>
              </w:rPr>
            </w:pPr>
            <w:proofErr w:type="spellStart"/>
            <w:r w:rsidRPr="00F06BC4">
              <w:rPr>
                <w:rFonts w:cstheme="minorHAnsi"/>
                <w:bCs/>
              </w:rPr>
              <w:t>osdp_</w:t>
            </w:r>
            <w:r>
              <w:rPr>
                <w:rFonts w:cstheme="minorHAnsi"/>
                <w:bCs/>
              </w:rPr>
              <w:t>CRAUTHR</w:t>
            </w:r>
            <w:proofErr w:type="spellEnd"/>
          </w:p>
        </w:tc>
        <w:tc>
          <w:tcPr>
            <w:tcW w:w="2520" w:type="dxa"/>
            <w:vAlign w:val="center"/>
          </w:tcPr>
          <w:p w14:paraId="71F21B49" w14:textId="77777777" w:rsidR="005C3781" w:rsidRPr="00F06BC4" w:rsidRDefault="005C3781" w:rsidP="005C3781">
            <w:pPr>
              <w:autoSpaceDE w:val="0"/>
              <w:autoSpaceDN w:val="0"/>
              <w:adjustRightInd w:val="0"/>
              <w:jc w:val="center"/>
              <w:rPr>
                <w:rFonts w:cstheme="minorHAnsi"/>
                <w:bCs/>
              </w:rPr>
            </w:pPr>
          </w:p>
        </w:tc>
      </w:tr>
      <w:tr w:rsidR="005C3781" w:rsidRPr="00F06BC4" w14:paraId="71F21B4F" w14:textId="77777777" w:rsidTr="00791A36">
        <w:tc>
          <w:tcPr>
            <w:tcW w:w="2088" w:type="dxa"/>
            <w:vAlign w:val="center"/>
          </w:tcPr>
          <w:p w14:paraId="71F21B4B" w14:textId="77777777" w:rsidR="005C3781" w:rsidRPr="00F06BC4" w:rsidRDefault="005C3781">
            <w:pPr>
              <w:autoSpaceDE w:val="0"/>
              <w:autoSpaceDN w:val="0"/>
              <w:adjustRightInd w:val="0"/>
              <w:jc w:val="center"/>
              <w:rPr>
                <w:rFonts w:cstheme="minorHAnsi"/>
                <w:bCs/>
              </w:rPr>
            </w:pPr>
          </w:p>
        </w:tc>
        <w:tc>
          <w:tcPr>
            <w:tcW w:w="3330" w:type="dxa"/>
          </w:tcPr>
          <w:p w14:paraId="71F21B4C" w14:textId="77777777" w:rsidR="005C3781" w:rsidRPr="00F06BC4" w:rsidRDefault="005C3781">
            <w:pPr>
              <w:autoSpaceDE w:val="0"/>
              <w:autoSpaceDN w:val="0"/>
              <w:adjustRightInd w:val="0"/>
              <w:rPr>
                <w:rFonts w:cstheme="minorHAnsi"/>
                <w:bCs/>
              </w:rPr>
            </w:pPr>
          </w:p>
        </w:tc>
        <w:tc>
          <w:tcPr>
            <w:tcW w:w="2160" w:type="dxa"/>
            <w:vAlign w:val="center"/>
          </w:tcPr>
          <w:p w14:paraId="71F21B4D" w14:textId="77777777" w:rsidR="005C3781" w:rsidRPr="00F06BC4" w:rsidRDefault="005C3781">
            <w:pPr>
              <w:autoSpaceDE w:val="0"/>
              <w:autoSpaceDN w:val="0"/>
              <w:adjustRightInd w:val="0"/>
              <w:jc w:val="center"/>
              <w:rPr>
                <w:rFonts w:cstheme="minorHAnsi"/>
                <w:bCs/>
              </w:rPr>
            </w:pPr>
          </w:p>
        </w:tc>
        <w:tc>
          <w:tcPr>
            <w:tcW w:w="2520" w:type="dxa"/>
          </w:tcPr>
          <w:p w14:paraId="71F21B4E" w14:textId="77777777" w:rsidR="005C3781" w:rsidRDefault="005C3781">
            <w:pPr>
              <w:autoSpaceDE w:val="0"/>
              <w:autoSpaceDN w:val="0"/>
              <w:adjustRightInd w:val="0"/>
              <w:jc w:val="center"/>
              <w:rPr>
                <w:rFonts w:cstheme="minorHAnsi"/>
                <w:bCs/>
              </w:rPr>
            </w:pPr>
          </w:p>
        </w:tc>
      </w:tr>
      <w:tr w:rsidR="00791A36" w:rsidRPr="00F06BC4" w14:paraId="71F21B55" w14:textId="77777777" w:rsidTr="00791A36">
        <w:tc>
          <w:tcPr>
            <w:tcW w:w="2088" w:type="dxa"/>
            <w:vAlign w:val="center"/>
          </w:tcPr>
          <w:p w14:paraId="71F21B50" w14:textId="77777777" w:rsidR="00791A36" w:rsidRPr="00F06BC4" w:rsidRDefault="00791A36" w:rsidP="00791A36">
            <w:pPr>
              <w:autoSpaceDE w:val="0"/>
              <w:autoSpaceDN w:val="0"/>
              <w:adjustRightInd w:val="0"/>
              <w:jc w:val="center"/>
              <w:rPr>
                <w:rFonts w:cstheme="minorHAnsi"/>
                <w:bCs/>
              </w:rPr>
            </w:pPr>
            <w:r w:rsidRPr="00F06BC4">
              <w:rPr>
                <w:rFonts w:cstheme="minorHAnsi"/>
                <w:bCs/>
              </w:rPr>
              <w:t>DATA</w:t>
            </w:r>
            <w:r>
              <w:rPr>
                <w:rFonts w:cstheme="minorHAnsi"/>
                <w:bCs/>
              </w:rPr>
              <w:t>[0]</w:t>
            </w:r>
          </w:p>
        </w:tc>
        <w:tc>
          <w:tcPr>
            <w:tcW w:w="3330" w:type="dxa"/>
            <w:vAlign w:val="center"/>
          </w:tcPr>
          <w:p w14:paraId="71F21B51" w14:textId="77777777" w:rsidR="00791A36" w:rsidRDefault="00791A36" w:rsidP="00791A36">
            <w:pPr>
              <w:autoSpaceDE w:val="0"/>
              <w:autoSpaceDN w:val="0"/>
              <w:adjustRightInd w:val="0"/>
              <w:rPr>
                <w:rFonts w:cstheme="minorHAnsi"/>
                <w:bCs/>
              </w:rPr>
            </w:pPr>
            <w:r>
              <w:rPr>
                <w:rFonts w:cstheme="minorHAnsi"/>
                <w:bCs/>
              </w:rPr>
              <w:t>TOTAL LSB</w:t>
            </w:r>
          </w:p>
        </w:tc>
        <w:tc>
          <w:tcPr>
            <w:tcW w:w="2160" w:type="dxa"/>
            <w:vAlign w:val="center"/>
          </w:tcPr>
          <w:p w14:paraId="71F21B52" w14:textId="77777777" w:rsidR="00791A36" w:rsidRDefault="00791A36" w:rsidP="005C3781">
            <w:pPr>
              <w:autoSpaceDE w:val="0"/>
              <w:autoSpaceDN w:val="0"/>
              <w:adjustRightInd w:val="0"/>
              <w:jc w:val="center"/>
              <w:rPr>
                <w:rFonts w:cstheme="minorHAnsi"/>
                <w:bCs/>
              </w:rPr>
            </w:pPr>
            <w:r>
              <w:rPr>
                <w:rFonts w:cstheme="minorHAnsi"/>
                <w:bCs/>
              </w:rPr>
              <w:t>0x00 – 0xFF</w:t>
            </w:r>
          </w:p>
        </w:tc>
        <w:tc>
          <w:tcPr>
            <w:tcW w:w="2520" w:type="dxa"/>
            <w:vMerge w:val="restart"/>
            <w:vAlign w:val="center"/>
          </w:tcPr>
          <w:p w14:paraId="71F21B53" w14:textId="77777777" w:rsidR="00791A36" w:rsidRDefault="00791A36" w:rsidP="00791A36">
            <w:pPr>
              <w:autoSpaceDE w:val="0"/>
              <w:autoSpaceDN w:val="0"/>
              <w:adjustRightInd w:val="0"/>
              <w:rPr>
                <w:rFonts w:cstheme="minorHAnsi"/>
                <w:bCs/>
              </w:rPr>
            </w:pPr>
            <w:r>
              <w:rPr>
                <w:rFonts w:cstheme="minorHAnsi"/>
                <w:bCs/>
              </w:rPr>
              <w:t>Whole Message</w:t>
            </w:r>
          </w:p>
          <w:p w14:paraId="71F21B54" w14:textId="77777777" w:rsidR="00791A36" w:rsidRDefault="00791A36" w:rsidP="00791A36">
            <w:pPr>
              <w:autoSpaceDE w:val="0"/>
              <w:autoSpaceDN w:val="0"/>
              <w:adjustRightInd w:val="0"/>
              <w:rPr>
                <w:rFonts w:cstheme="minorHAnsi"/>
                <w:bCs/>
              </w:rPr>
            </w:pPr>
            <w:r>
              <w:rPr>
                <w:rFonts w:cstheme="minorHAnsi"/>
                <w:bCs/>
              </w:rPr>
              <w:t>Length</w:t>
            </w:r>
          </w:p>
        </w:tc>
      </w:tr>
      <w:tr w:rsidR="00791A36" w:rsidRPr="00F06BC4" w14:paraId="71F21B5A" w14:textId="77777777" w:rsidTr="00791A36">
        <w:tc>
          <w:tcPr>
            <w:tcW w:w="2088" w:type="dxa"/>
            <w:vAlign w:val="center"/>
          </w:tcPr>
          <w:p w14:paraId="71F21B56" w14:textId="77777777" w:rsidR="00791A36" w:rsidRPr="00F06BC4" w:rsidRDefault="00791A36">
            <w:pPr>
              <w:autoSpaceDE w:val="0"/>
              <w:autoSpaceDN w:val="0"/>
              <w:adjustRightInd w:val="0"/>
              <w:jc w:val="center"/>
              <w:rPr>
                <w:rFonts w:cstheme="minorHAnsi"/>
                <w:bCs/>
              </w:rPr>
            </w:pPr>
          </w:p>
        </w:tc>
        <w:tc>
          <w:tcPr>
            <w:tcW w:w="3330" w:type="dxa"/>
            <w:vAlign w:val="center"/>
          </w:tcPr>
          <w:p w14:paraId="71F21B57" w14:textId="77777777" w:rsidR="00791A36" w:rsidRDefault="00791A36" w:rsidP="00791A36">
            <w:pPr>
              <w:autoSpaceDE w:val="0"/>
              <w:autoSpaceDN w:val="0"/>
              <w:adjustRightInd w:val="0"/>
              <w:rPr>
                <w:rFonts w:cstheme="minorHAnsi"/>
                <w:bCs/>
              </w:rPr>
            </w:pPr>
            <w:r>
              <w:rPr>
                <w:rFonts w:cstheme="minorHAnsi"/>
                <w:bCs/>
              </w:rPr>
              <w:t>TOTAL MSB</w:t>
            </w:r>
          </w:p>
        </w:tc>
        <w:tc>
          <w:tcPr>
            <w:tcW w:w="2160" w:type="dxa"/>
            <w:vAlign w:val="center"/>
          </w:tcPr>
          <w:p w14:paraId="71F21B58" w14:textId="77777777" w:rsidR="00791A36" w:rsidRDefault="00791A36" w:rsidP="005C3781">
            <w:pPr>
              <w:autoSpaceDE w:val="0"/>
              <w:autoSpaceDN w:val="0"/>
              <w:adjustRightInd w:val="0"/>
              <w:jc w:val="center"/>
              <w:rPr>
                <w:rFonts w:cstheme="minorHAnsi"/>
                <w:bCs/>
              </w:rPr>
            </w:pPr>
            <w:r>
              <w:rPr>
                <w:rFonts w:cstheme="minorHAnsi"/>
                <w:bCs/>
              </w:rPr>
              <w:t>0x00 – 0xFF</w:t>
            </w:r>
          </w:p>
        </w:tc>
        <w:tc>
          <w:tcPr>
            <w:tcW w:w="2520" w:type="dxa"/>
            <w:vMerge/>
            <w:vAlign w:val="center"/>
          </w:tcPr>
          <w:p w14:paraId="71F21B59" w14:textId="77777777" w:rsidR="00791A36" w:rsidRDefault="00791A36" w:rsidP="00791A36">
            <w:pPr>
              <w:autoSpaceDE w:val="0"/>
              <w:autoSpaceDN w:val="0"/>
              <w:adjustRightInd w:val="0"/>
              <w:rPr>
                <w:rFonts w:cstheme="minorHAnsi"/>
                <w:bCs/>
              </w:rPr>
            </w:pPr>
          </w:p>
        </w:tc>
      </w:tr>
      <w:tr w:rsidR="00791A36" w:rsidRPr="00F06BC4" w14:paraId="71F21B60" w14:textId="77777777" w:rsidTr="00791A36">
        <w:tc>
          <w:tcPr>
            <w:tcW w:w="2088" w:type="dxa"/>
            <w:vAlign w:val="center"/>
          </w:tcPr>
          <w:p w14:paraId="71F21B5B" w14:textId="77777777" w:rsidR="00791A36" w:rsidRPr="00F06BC4" w:rsidRDefault="00791A36">
            <w:pPr>
              <w:autoSpaceDE w:val="0"/>
              <w:autoSpaceDN w:val="0"/>
              <w:adjustRightInd w:val="0"/>
              <w:jc w:val="center"/>
              <w:rPr>
                <w:rFonts w:cstheme="minorHAnsi"/>
                <w:bCs/>
              </w:rPr>
            </w:pPr>
          </w:p>
        </w:tc>
        <w:tc>
          <w:tcPr>
            <w:tcW w:w="3330" w:type="dxa"/>
            <w:vAlign w:val="center"/>
          </w:tcPr>
          <w:p w14:paraId="71F21B5C" w14:textId="77777777" w:rsidR="00791A36" w:rsidRDefault="00791A36" w:rsidP="00791A36">
            <w:pPr>
              <w:autoSpaceDE w:val="0"/>
              <w:autoSpaceDN w:val="0"/>
              <w:adjustRightInd w:val="0"/>
              <w:rPr>
                <w:rFonts w:cstheme="minorHAnsi"/>
                <w:bCs/>
              </w:rPr>
            </w:pPr>
            <w:r>
              <w:rPr>
                <w:rFonts w:cstheme="minorHAnsi"/>
                <w:bCs/>
              </w:rPr>
              <w:t>OFFSET LSB</w:t>
            </w:r>
          </w:p>
        </w:tc>
        <w:tc>
          <w:tcPr>
            <w:tcW w:w="2160" w:type="dxa"/>
            <w:vAlign w:val="center"/>
          </w:tcPr>
          <w:p w14:paraId="71F21B5D" w14:textId="77777777" w:rsidR="00791A36" w:rsidRDefault="00791A36" w:rsidP="005C3781">
            <w:pPr>
              <w:autoSpaceDE w:val="0"/>
              <w:autoSpaceDN w:val="0"/>
              <w:adjustRightInd w:val="0"/>
              <w:jc w:val="center"/>
              <w:rPr>
                <w:rFonts w:cstheme="minorHAnsi"/>
                <w:bCs/>
              </w:rPr>
            </w:pPr>
            <w:r>
              <w:rPr>
                <w:rFonts w:cstheme="minorHAnsi"/>
                <w:bCs/>
              </w:rPr>
              <w:t>0x00 – 0xFF</w:t>
            </w:r>
          </w:p>
        </w:tc>
        <w:tc>
          <w:tcPr>
            <w:tcW w:w="2520" w:type="dxa"/>
            <w:vMerge w:val="restart"/>
            <w:vAlign w:val="center"/>
          </w:tcPr>
          <w:p w14:paraId="71F21B5E" w14:textId="77777777" w:rsidR="00791A36" w:rsidRDefault="00791A36" w:rsidP="00791A36">
            <w:pPr>
              <w:autoSpaceDE w:val="0"/>
              <w:autoSpaceDN w:val="0"/>
              <w:adjustRightInd w:val="0"/>
              <w:rPr>
                <w:rFonts w:cstheme="minorHAnsi"/>
                <w:bCs/>
              </w:rPr>
            </w:pPr>
            <w:r>
              <w:rPr>
                <w:rFonts w:cstheme="minorHAnsi"/>
                <w:bCs/>
              </w:rPr>
              <w:t>Offset within</w:t>
            </w:r>
          </w:p>
          <w:p w14:paraId="71F21B5F" w14:textId="77777777" w:rsidR="00791A36" w:rsidRDefault="00791A36" w:rsidP="00791A36">
            <w:pPr>
              <w:autoSpaceDE w:val="0"/>
              <w:autoSpaceDN w:val="0"/>
              <w:adjustRightInd w:val="0"/>
              <w:rPr>
                <w:rFonts w:cstheme="minorHAnsi"/>
                <w:bCs/>
              </w:rPr>
            </w:pPr>
            <w:r>
              <w:rPr>
                <w:rFonts w:cstheme="minorHAnsi"/>
                <w:bCs/>
              </w:rPr>
              <w:t>Whole message</w:t>
            </w:r>
          </w:p>
        </w:tc>
      </w:tr>
      <w:tr w:rsidR="00791A36" w:rsidRPr="00F06BC4" w14:paraId="71F21B65" w14:textId="77777777" w:rsidTr="00791A36">
        <w:tc>
          <w:tcPr>
            <w:tcW w:w="2088" w:type="dxa"/>
            <w:vAlign w:val="center"/>
          </w:tcPr>
          <w:p w14:paraId="71F21B61" w14:textId="77777777" w:rsidR="00791A36" w:rsidRPr="00F06BC4" w:rsidRDefault="00791A36">
            <w:pPr>
              <w:autoSpaceDE w:val="0"/>
              <w:autoSpaceDN w:val="0"/>
              <w:adjustRightInd w:val="0"/>
              <w:jc w:val="center"/>
              <w:rPr>
                <w:rFonts w:cstheme="minorHAnsi"/>
                <w:bCs/>
              </w:rPr>
            </w:pPr>
          </w:p>
        </w:tc>
        <w:tc>
          <w:tcPr>
            <w:tcW w:w="3330" w:type="dxa"/>
            <w:vAlign w:val="center"/>
          </w:tcPr>
          <w:p w14:paraId="71F21B62" w14:textId="77777777" w:rsidR="00791A36" w:rsidRDefault="00791A36" w:rsidP="00791A36">
            <w:pPr>
              <w:autoSpaceDE w:val="0"/>
              <w:autoSpaceDN w:val="0"/>
              <w:adjustRightInd w:val="0"/>
              <w:rPr>
                <w:rFonts w:cstheme="minorHAnsi"/>
                <w:bCs/>
              </w:rPr>
            </w:pPr>
            <w:r>
              <w:rPr>
                <w:rFonts w:cstheme="minorHAnsi"/>
                <w:bCs/>
              </w:rPr>
              <w:t>OFFSET MSB</w:t>
            </w:r>
          </w:p>
        </w:tc>
        <w:tc>
          <w:tcPr>
            <w:tcW w:w="2160" w:type="dxa"/>
            <w:vAlign w:val="center"/>
          </w:tcPr>
          <w:p w14:paraId="71F21B63" w14:textId="77777777" w:rsidR="00791A36" w:rsidRDefault="00791A36" w:rsidP="005C3781">
            <w:pPr>
              <w:autoSpaceDE w:val="0"/>
              <w:autoSpaceDN w:val="0"/>
              <w:adjustRightInd w:val="0"/>
              <w:jc w:val="center"/>
              <w:rPr>
                <w:rFonts w:cstheme="minorHAnsi"/>
                <w:bCs/>
              </w:rPr>
            </w:pPr>
            <w:r>
              <w:rPr>
                <w:rFonts w:cstheme="minorHAnsi"/>
                <w:bCs/>
              </w:rPr>
              <w:t>0x00 – 0xFF</w:t>
            </w:r>
          </w:p>
        </w:tc>
        <w:tc>
          <w:tcPr>
            <w:tcW w:w="2520" w:type="dxa"/>
            <w:vMerge/>
            <w:vAlign w:val="center"/>
          </w:tcPr>
          <w:p w14:paraId="71F21B64" w14:textId="77777777" w:rsidR="00791A36" w:rsidRDefault="00791A36" w:rsidP="00791A36">
            <w:pPr>
              <w:autoSpaceDE w:val="0"/>
              <w:autoSpaceDN w:val="0"/>
              <w:adjustRightInd w:val="0"/>
              <w:rPr>
                <w:rFonts w:cstheme="minorHAnsi"/>
                <w:bCs/>
              </w:rPr>
            </w:pPr>
          </w:p>
        </w:tc>
      </w:tr>
      <w:tr w:rsidR="00791A36" w:rsidRPr="00F06BC4" w14:paraId="71F21B6B" w14:textId="77777777" w:rsidTr="00791A36">
        <w:tc>
          <w:tcPr>
            <w:tcW w:w="2088" w:type="dxa"/>
            <w:vAlign w:val="center"/>
          </w:tcPr>
          <w:p w14:paraId="71F21B66" w14:textId="77777777" w:rsidR="00791A36" w:rsidRPr="00F06BC4" w:rsidRDefault="00791A36">
            <w:pPr>
              <w:autoSpaceDE w:val="0"/>
              <w:autoSpaceDN w:val="0"/>
              <w:adjustRightInd w:val="0"/>
              <w:jc w:val="center"/>
              <w:rPr>
                <w:rFonts w:cstheme="minorHAnsi"/>
                <w:bCs/>
              </w:rPr>
            </w:pPr>
          </w:p>
        </w:tc>
        <w:tc>
          <w:tcPr>
            <w:tcW w:w="3330" w:type="dxa"/>
            <w:vAlign w:val="center"/>
          </w:tcPr>
          <w:p w14:paraId="71F21B67" w14:textId="77777777" w:rsidR="00791A36" w:rsidRDefault="00791A36" w:rsidP="00791A36">
            <w:pPr>
              <w:autoSpaceDE w:val="0"/>
              <w:autoSpaceDN w:val="0"/>
              <w:adjustRightInd w:val="0"/>
              <w:rPr>
                <w:rFonts w:cstheme="minorHAnsi"/>
                <w:bCs/>
              </w:rPr>
            </w:pPr>
            <w:r>
              <w:rPr>
                <w:rFonts w:cstheme="minorHAnsi"/>
                <w:bCs/>
              </w:rPr>
              <w:t>Data Length LSB</w:t>
            </w:r>
          </w:p>
        </w:tc>
        <w:tc>
          <w:tcPr>
            <w:tcW w:w="2160" w:type="dxa"/>
            <w:vAlign w:val="center"/>
          </w:tcPr>
          <w:p w14:paraId="71F21B68" w14:textId="77777777" w:rsidR="00791A36" w:rsidRDefault="00791A36">
            <w:pPr>
              <w:autoSpaceDE w:val="0"/>
              <w:autoSpaceDN w:val="0"/>
              <w:adjustRightInd w:val="0"/>
              <w:jc w:val="center"/>
              <w:rPr>
                <w:rFonts w:cstheme="minorHAnsi"/>
                <w:bCs/>
              </w:rPr>
            </w:pPr>
            <w:r>
              <w:rPr>
                <w:rFonts w:cstheme="minorHAnsi"/>
                <w:bCs/>
              </w:rPr>
              <w:t>0x00 – 0xFF</w:t>
            </w:r>
          </w:p>
        </w:tc>
        <w:tc>
          <w:tcPr>
            <w:tcW w:w="2520" w:type="dxa"/>
            <w:vMerge w:val="restart"/>
            <w:vAlign w:val="center"/>
          </w:tcPr>
          <w:p w14:paraId="71F21B69" w14:textId="77777777" w:rsidR="00791A36" w:rsidRDefault="00791A36" w:rsidP="00791A36">
            <w:pPr>
              <w:autoSpaceDE w:val="0"/>
              <w:autoSpaceDN w:val="0"/>
              <w:adjustRightInd w:val="0"/>
              <w:rPr>
                <w:rFonts w:cstheme="minorHAnsi"/>
                <w:bCs/>
              </w:rPr>
            </w:pPr>
            <w:r>
              <w:rPr>
                <w:rFonts w:cstheme="minorHAnsi"/>
                <w:bCs/>
              </w:rPr>
              <w:t xml:space="preserve">Length of </w:t>
            </w:r>
          </w:p>
          <w:p w14:paraId="71F21B6A" w14:textId="77777777" w:rsidR="00791A36" w:rsidRDefault="00791A36" w:rsidP="00791A36">
            <w:pPr>
              <w:autoSpaceDE w:val="0"/>
              <w:autoSpaceDN w:val="0"/>
              <w:adjustRightInd w:val="0"/>
              <w:rPr>
                <w:rFonts w:cstheme="minorHAnsi"/>
                <w:bCs/>
              </w:rPr>
            </w:pPr>
            <w:r>
              <w:rPr>
                <w:rFonts w:cstheme="minorHAnsi"/>
                <w:bCs/>
              </w:rPr>
              <w:t>This segment</w:t>
            </w:r>
          </w:p>
        </w:tc>
      </w:tr>
      <w:tr w:rsidR="00791A36" w:rsidRPr="00F06BC4" w14:paraId="71F21B70" w14:textId="77777777" w:rsidTr="00791A36">
        <w:tc>
          <w:tcPr>
            <w:tcW w:w="2088" w:type="dxa"/>
            <w:vAlign w:val="center"/>
          </w:tcPr>
          <w:p w14:paraId="71F21B6C" w14:textId="77777777" w:rsidR="00791A36" w:rsidRPr="00F06BC4" w:rsidRDefault="00791A36">
            <w:pPr>
              <w:autoSpaceDE w:val="0"/>
              <w:autoSpaceDN w:val="0"/>
              <w:adjustRightInd w:val="0"/>
              <w:jc w:val="center"/>
              <w:rPr>
                <w:rFonts w:cstheme="minorHAnsi"/>
                <w:bCs/>
              </w:rPr>
            </w:pPr>
          </w:p>
        </w:tc>
        <w:tc>
          <w:tcPr>
            <w:tcW w:w="3330" w:type="dxa"/>
            <w:vAlign w:val="center"/>
          </w:tcPr>
          <w:p w14:paraId="71F21B6D" w14:textId="77777777" w:rsidR="00791A36" w:rsidRDefault="00791A36" w:rsidP="00791A36">
            <w:pPr>
              <w:autoSpaceDE w:val="0"/>
              <w:autoSpaceDN w:val="0"/>
              <w:adjustRightInd w:val="0"/>
              <w:rPr>
                <w:rFonts w:cstheme="minorHAnsi"/>
                <w:bCs/>
              </w:rPr>
            </w:pPr>
            <w:r>
              <w:rPr>
                <w:rFonts w:cstheme="minorHAnsi"/>
                <w:bCs/>
              </w:rPr>
              <w:t>Data Length MSB</w:t>
            </w:r>
          </w:p>
        </w:tc>
        <w:tc>
          <w:tcPr>
            <w:tcW w:w="2160" w:type="dxa"/>
            <w:vAlign w:val="center"/>
          </w:tcPr>
          <w:p w14:paraId="71F21B6E" w14:textId="77777777" w:rsidR="00791A36" w:rsidRDefault="00791A36">
            <w:pPr>
              <w:autoSpaceDE w:val="0"/>
              <w:autoSpaceDN w:val="0"/>
              <w:adjustRightInd w:val="0"/>
              <w:jc w:val="center"/>
              <w:rPr>
                <w:rFonts w:cstheme="minorHAnsi"/>
                <w:bCs/>
              </w:rPr>
            </w:pPr>
            <w:r>
              <w:rPr>
                <w:rFonts w:cstheme="minorHAnsi"/>
                <w:bCs/>
              </w:rPr>
              <w:t>0x00 – 0xFF</w:t>
            </w:r>
          </w:p>
        </w:tc>
        <w:tc>
          <w:tcPr>
            <w:tcW w:w="2520" w:type="dxa"/>
            <w:vMerge/>
            <w:vAlign w:val="center"/>
          </w:tcPr>
          <w:p w14:paraId="71F21B6F" w14:textId="77777777" w:rsidR="00791A36" w:rsidRDefault="00791A36" w:rsidP="00791A36">
            <w:pPr>
              <w:autoSpaceDE w:val="0"/>
              <w:autoSpaceDN w:val="0"/>
              <w:adjustRightInd w:val="0"/>
              <w:rPr>
                <w:rFonts w:cstheme="minorHAnsi"/>
                <w:bCs/>
              </w:rPr>
            </w:pPr>
          </w:p>
        </w:tc>
      </w:tr>
      <w:tr w:rsidR="005C3781" w:rsidRPr="00F06BC4" w14:paraId="71F21B75" w14:textId="77777777" w:rsidTr="00791A36">
        <w:tc>
          <w:tcPr>
            <w:tcW w:w="2088" w:type="dxa"/>
            <w:vAlign w:val="center"/>
          </w:tcPr>
          <w:p w14:paraId="71F21B71" w14:textId="77777777" w:rsidR="005C3781" w:rsidRPr="00F06BC4" w:rsidRDefault="005C3781">
            <w:pPr>
              <w:autoSpaceDE w:val="0"/>
              <w:autoSpaceDN w:val="0"/>
              <w:adjustRightInd w:val="0"/>
              <w:jc w:val="center"/>
              <w:rPr>
                <w:rFonts w:cstheme="minorHAnsi"/>
                <w:bCs/>
              </w:rPr>
            </w:pPr>
            <w:r>
              <w:rPr>
                <w:rFonts w:cstheme="minorHAnsi"/>
                <w:bCs/>
              </w:rPr>
              <w:t>DATA</w:t>
            </w:r>
            <w:r w:rsidR="00791A36">
              <w:rPr>
                <w:rFonts w:cstheme="minorHAnsi"/>
                <w:bCs/>
              </w:rPr>
              <w:t>[6]</w:t>
            </w:r>
          </w:p>
        </w:tc>
        <w:tc>
          <w:tcPr>
            <w:tcW w:w="3330" w:type="dxa"/>
            <w:vAlign w:val="center"/>
          </w:tcPr>
          <w:p w14:paraId="71F21B72" w14:textId="77777777" w:rsidR="005C3781" w:rsidRDefault="005C3781" w:rsidP="00791A36">
            <w:pPr>
              <w:autoSpaceDE w:val="0"/>
              <w:autoSpaceDN w:val="0"/>
              <w:adjustRightInd w:val="0"/>
              <w:rPr>
                <w:rFonts w:cstheme="minorHAnsi"/>
                <w:bCs/>
              </w:rPr>
            </w:pPr>
            <w:r>
              <w:rPr>
                <w:rFonts w:cstheme="minorHAnsi"/>
                <w:bCs/>
              </w:rPr>
              <w:t>AUTH DATA or Error Code</w:t>
            </w:r>
          </w:p>
        </w:tc>
        <w:tc>
          <w:tcPr>
            <w:tcW w:w="2160" w:type="dxa"/>
            <w:vAlign w:val="center"/>
          </w:tcPr>
          <w:p w14:paraId="71F21B73" w14:textId="77777777" w:rsidR="005C3781" w:rsidRDefault="005C3781">
            <w:pPr>
              <w:autoSpaceDE w:val="0"/>
              <w:autoSpaceDN w:val="0"/>
              <w:adjustRightInd w:val="0"/>
              <w:jc w:val="center"/>
              <w:rPr>
                <w:rFonts w:cstheme="minorHAnsi"/>
                <w:bCs/>
              </w:rPr>
            </w:pPr>
            <w:r>
              <w:rPr>
                <w:rFonts w:cstheme="minorHAnsi"/>
                <w:bCs/>
              </w:rPr>
              <w:t>0x00 – 0xFF</w:t>
            </w:r>
          </w:p>
        </w:tc>
        <w:tc>
          <w:tcPr>
            <w:tcW w:w="2520" w:type="dxa"/>
            <w:vAlign w:val="center"/>
          </w:tcPr>
          <w:p w14:paraId="71F21B74" w14:textId="77777777" w:rsidR="005C3781" w:rsidRDefault="005C3781" w:rsidP="00791A36">
            <w:pPr>
              <w:autoSpaceDE w:val="0"/>
              <w:autoSpaceDN w:val="0"/>
              <w:adjustRightInd w:val="0"/>
              <w:rPr>
                <w:rFonts w:cstheme="minorHAnsi"/>
                <w:bCs/>
              </w:rPr>
            </w:pPr>
            <w:r>
              <w:rPr>
                <w:rFonts w:cstheme="minorHAnsi"/>
                <w:bCs/>
              </w:rPr>
              <w:t>Challenge Response</w:t>
            </w:r>
          </w:p>
        </w:tc>
      </w:tr>
    </w:tbl>
    <w:p w14:paraId="71F21B76" w14:textId="77777777" w:rsidR="00232B7D" w:rsidRDefault="00232B7D" w:rsidP="0088161A">
      <w:pPr>
        <w:pStyle w:val="NoSpacing"/>
      </w:pPr>
    </w:p>
    <w:p w14:paraId="71F21B77" w14:textId="77777777" w:rsidR="00232B7D" w:rsidRDefault="0088161A" w:rsidP="0088161A">
      <w:pPr>
        <w:pStyle w:val="NoSpacing"/>
      </w:pPr>
      <w:r>
        <w:t>Error Codes:</w:t>
      </w:r>
    </w:p>
    <w:p w14:paraId="71F21B78" w14:textId="77777777" w:rsidR="0088161A" w:rsidRDefault="0088161A" w:rsidP="0088161A">
      <w:pPr>
        <w:pStyle w:val="NoSpacing"/>
      </w:pPr>
      <w:r>
        <w:tab/>
        <w:t>0x01 - Security Condition not met – PIN verification was required</w:t>
      </w:r>
    </w:p>
    <w:p w14:paraId="71F21B79" w14:textId="77777777" w:rsidR="0088161A" w:rsidRDefault="0088161A" w:rsidP="0088161A">
      <w:pPr>
        <w:pStyle w:val="NoSpacing"/>
        <w:rPr>
          <w:rFonts w:cstheme="minorHAnsi"/>
          <w:bCs/>
        </w:rPr>
      </w:pPr>
      <w:r>
        <w:tab/>
        <w:t>0x02 -</w:t>
      </w:r>
      <w:r w:rsidRPr="00F06BC4">
        <w:rPr>
          <w:rFonts w:cstheme="minorHAnsi"/>
          <w:bCs/>
        </w:rPr>
        <w:t xml:space="preserve"> Card removed/no card present</w:t>
      </w:r>
    </w:p>
    <w:p w14:paraId="71F21B7A" w14:textId="77777777" w:rsidR="0088161A" w:rsidRDefault="0088161A" w:rsidP="0088161A">
      <w:pPr>
        <w:pStyle w:val="NoSpacing"/>
        <w:ind w:firstLine="720"/>
        <w:rPr>
          <w:rFonts w:cstheme="minorHAnsi"/>
          <w:bCs/>
        </w:rPr>
      </w:pPr>
      <w:r>
        <w:rPr>
          <w:rFonts w:cstheme="minorHAnsi"/>
          <w:bCs/>
        </w:rPr>
        <w:t>0x03 - Card is PIN Blocked.</w:t>
      </w:r>
    </w:p>
    <w:p w14:paraId="71F21B7B" w14:textId="77777777" w:rsidR="0088161A" w:rsidRDefault="0088161A" w:rsidP="0088161A">
      <w:pPr>
        <w:pStyle w:val="NoSpacing"/>
        <w:ind w:firstLine="720"/>
        <w:rPr>
          <w:rFonts w:cstheme="minorHAnsi"/>
          <w:bCs/>
        </w:rPr>
      </w:pPr>
      <w:r>
        <w:rPr>
          <w:rFonts w:cstheme="minorHAnsi"/>
          <w:bCs/>
        </w:rPr>
        <w:t>0x04 - Wrong card interface</w:t>
      </w:r>
    </w:p>
    <w:p w14:paraId="71F21B7C" w14:textId="77777777" w:rsidR="0088161A" w:rsidRDefault="0088161A" w:rsidP="0088161A">
      <w:pPr>
        <w:pStyle w:val="NoSpacing"/>
        <w:ind w:firstLine="720"/>
        <w:rPr>
          <w:rFonts w:cstheme="minorHAnsi"/>
          <w:bCs/>
        </w:rPr>
      </w:pPr>
      <w:r>
        <w:rPr>
          <w:rFonts w:cstheme="minorHAnsi"/>
          <w:bCs/>
        </w:rPr>
        <w:t>0x05 - Incorrect Command Parameter</w:t>
      </w:r>
    </w:p>
    <w:p w14:paraId="71F21B7D" w14:textId="77777777" w:rsidR="000E6EB1" w:rsidRDefault="000E6EB1" w:rsidP="0088161A">
      <w:pPr>
        <w:pStyle w:val="NoSpacing"/>
        <w:ind w:firstLine="720"/>
        <w:rPr>
          <w:rFonts w:cstheme="minorHAnsi"/>
          <w:bCs/>
        </w:rPr>
      </w:pPr>
      <w:r>
        <w:rPr>
          <w:rFonts w:cstheme="minorHAnsi"/>
          <w:bCs/>
        </w:rPr>
        <w:t>0x06 – PIN verification failed</w:t>
      </w:r>
    </w:p>
    <w:p w14:paraId="71F21B7E" w14:textId="77777777" w:rsidR="000E6EB1" w:rsidRDefault="000E6EB1" w:rsidP="0088161A">
      <w:pPr>
        <w:pStyle w:val="NoSpacing"/>
        <w:ind w:firstLine="720"/>
        <w:rPr>
          <w:rFonts w:cstheme="minorHAnsi"/>
          <w:bCs/>
        </w:rPr>
      </w:pPr>
      <w:r>
        <w:rPr>
          <w:rFonts w:cstheme="minorHAnsi"/>
          <w:bCs/>
        </w:rPr>
        <w:t>0x07 – PIN verification timeout.</w:t>
      </w:r>
    </w:p>
    <w:p w14:paraId="73821088" w14:textId="77777777" w:rsidR="00D22E90" w:rsidRPr="00D22E90" w:rsidRDefault="00D22E90" w:rsidP="00D22E90">
      <w:pPr>
        <w:pStyle w:val="NoSpacing"/>
        <w:ind w:firstLine="720"/>
        <w:rPr>
          <w:rFonts w:cstheme="minorHAnsi"/>
          <w:bCs/>
        </w:rPr>
      </w:pPr>
      <w:r w:rsidRPr="00D22E90">
        <w:rPr>
          <w:rFonts w:cstheme="minorHAnsi"/>
          <w:bCs/>
        </w:rPr>
        <w:t>0x08 – Data object not found (supersedes legacy PIVDATA)</w:t>
      </w:r>
    </w:p>
    <w:p w14:paraId="5FC11582" w14:textId="77777777" w:rsidR="00D22E90" w:rsidRPr="00D22E90" w:rsidRDefault="00D22E90" w:rsidP="00D22E90">
      <w:pPr>
        <w:pStyle w:val="NoSpacing"/>
        <w:ind w:firstLine="720"/>
        <w:rPr>
          <w:rFonts w:cstheme="minorHAnsi"/>
          <w:bCs/>
        </w:rPr>
      </w:pPr>
      <w:r w:rsidRPr="00D22E90">
        <w:rPr>
          <w:rFonts w:cstheme="minorHAnsi"/>
          <w:bCs/>
        </w:rPr>
        <w:t>0x09 – Unsupported algorithm or key reference</w:t>
      </w:r>
    </w:p>
    <w:p w14:paraId="0D630FD8" w14:textId="77777777" w:rsidR="00D22E90" w:rsidRPr="00D22E90" w:rsidRDefault="00D22E90" w:rsidP="00D22E90">
      <w:pPr>
        <w:pStyle w:val="NoSpacing"/>
        <w:ind w:firstLine="720"/>
        <w:rPr>
          <w:rFonts w:cstheme="minorHAnsi"/>
          <w:bCs/>
        </w:rPr>
      </w:pPr>
      <w:r w:rsidRPr="00D22E90">
        <w:rPr>
          <w:rFonts w:cstheme="minorHAnsi"/>
          <w:bCs/>
        </w:rPr>
        <w:t>0x0A – General authentication failure</w:t>
      </w:r>
    </w:p>
    <w:p w14:paraId="2C638F5C" w14:textId="46401FAE" w:rsidR="00D22E90" w:rsidRPr="00D22E90" w:rsidRDefault="00D22E90" w:rsidP="00D22E90">
      <w:pPr>
        <w:pStyle w:val="NoSpacing"/>
        <w:ind w:firstLine="720"/>
        <w:rPr>
          <w:rFonts w:cstheme="minorHAnsi"/>
          <w:bCs/>
        </w:rPr>
      </w:pPr>
      <w:r w:rsidRPr="00D22E90">
        <w:rPr>
          <w:rFonts w:cstheme="minorHAnsi"/>
          <w:bCs/>
        </w:rPr>
        <w:t>0x0B</w:t>
      </w:r>
      <w:r>
        <w:rPr>
          <w:rFonts w:cstheme="minorHAnsi"/>
          <w:bCs/>
        </w:rPr>
        <w:t xml:space="preserve"> </w:t>
      </w:r>
      <w:r w:rsidRPr="00D22E90">
        <w:rPr>
          <w:rFonts w:cstheme="minorHAnsi"/>
          <w:bCs/>
        </w:rPr>
        <w:t>–</w:t>
      </w:r>
      <w:r>
        <w:rPr>
          <w:rFonts w:cstheme="minorHAnsi"/>
          <w:bCs/>
        </w:rPr>
        <w:t xml:space="preserve"> </w:t>
      </w:r>
      <w:r w:rsidRPr="00D22E90">
        <w:rPr>
          <w:rFonts w:cstheme="minorHAnsi"/>
          <w:bCs/>
        </w:rPr>
        <w:t>0x7F – RFU</w:t>
      </w:r>
    </w:p>
    <w:p w14:paraId="71F21B80" w14:textId="41F0C307" w:rsidR="0088161A" w:rsidRDefault="00D22E90" w:rsidP="00D22E90">
      <w:pPr>
        <w:pStyle w:val="NoSpacing"/>
        <w:ind w:firstLine="720"/>
        <w:rPr>
          <w:rFonts w:cstheme="minorHAnsi"/>
          <w:bCs/>
        </w:rPr>
      </w:pPr>
      <w:r w:rsidRPr="00D22E90">
        <w:rPr>
          <w:rFonts w:cstheme="minorHAnsi"/>
          <w:bCs/>
        </w:rPr>
        <w:t>0x80</w:t>
      </w:r>
      <w:r>
        <w:rPr>
          <w:rFonts w:cstheme="minorHAnsi"/>
          <w:bCs/>
        </w:rPr>
        <w:t xml:space="preserve"> </w:t>
      </w:r>
      <w:r w:rsidRPr="00D22E90">
        <w:rPr>
          <w:rFonts w:cstheme="minorHAnsi"/>
          <w:bCs/>
        </w:rPr>
        <w:t>–</w:t>
      </w:r>
      <w:r>
        <w:rPr>
          <w:rFonts w:cstheme="minorHAnsi"/>
          <w:bCs/>
        </w:rPr>
        <w:t xml:space="preserve"> </w:t>
      </w:r>
      <w:r w:rsidRPr="00D22E90">
        <w:rPr>
          <w:rFonts w:cstheme="minorHAnsi"/>
          <w:bCs/>
        </w:rPr>
        <w:t>0xFF – Private use</w:t>
      </w:r>
    </w:p>
    <w:p w14:paraId="71F21B81" w14:textId="77777777" w:rsidR="0088161A" w:rsidRDefault="0088161A" w:rsidP="0088161A">
      <w:pPr>
        <w:pStyle w:val="NoSpacing"/>
        <w:ind w:firstLine="720"/>
      </w:pPr>
    </w:p>
    <w:p w14:paraId="71F21B82" w14:textId="77777777" w:rsidR="000454E6" w:rsidRDefault="000454E6" w:rsidP="0088161A">
      <w:pPr>
        <w:pStyle w:val="NoSpacing"/>
        <w:ind w:firstLine="720"/>
      </w:pPr>
    </w:p>
    <w:p w14:paraId="4FADBAEE" w14:textId="77777777" w:rsidR="004A3C68" w:rsidRDefault="004A3C68">
      <w:pPr>
        <w:rPr>
          <w:rFonts w:cstheme="minorHAnsi"/>
          <w:b/>
        </w:rPr>
      </w:pPr>
      <w:r>
        <w:rPr>
          <w:rFonts w:cstheme="minorHAnsi"/>
          <w:b/>
        </w:rPr>
        <w:br w:type="page"/>
      </w:r>
    </w:p>
    <w:p w14:paraId="71F21B83" w14:textId="4B21184A" w:rsidR="00ED4879" w:rsidRPr="008112EC" w:rsidRDefault="00ED4879" w:rsidP="00ED4879">
      <w:pPr>
        <w:rPr>
          <w:rFonts w:cstheme="minorHAnsi"/>
        </w:rPr>
      </w:pPr>
      <w:proofErr w:type="spellStart"/>
      <w:r w:rsidRPr="008112EC">
        <w:rPr>
          <w:rFonts w:cstheme="minorHAnsi"/>
          <w:b/>
        </w:rPr>
        <w:lastRenderedPageBreak/>
        <w:t>osdp_PIVMODE</w:t>
      </w:r>
      <w:proofErr w:type="spellEnd"/>
      <w:r w:rsidRPr="008112EC">
        <w:rPr>
          <w:rFonts w:cstheme="minorHAnsi"/>
          <w:b/>
        </w:rPr>
        <w:t xml:space="preserve">- </w:t>
      </w:r>
      <w:r w:rsidRPr="00261F64">
        <w:rPr>
          <w:rFonts w:cstheme="minorHAnsi"/>
          <w:b/>
        </w:rPr>
        <w:t>Set PIV operating mode</w:t>
      </w:r>
    </w:p>
    <w:p w14:paraId="71F21B84" w14:textId="797BD064" w:rsidR="00DC42D3" w:rsidRDefault="00540938" w:rsidP="00DC42D3">
      <w:pPr>
        <w:ind w:left="360"/>
        <w:rPr>
          <w:ins w:id="280" w:author="Kate Gray" w:date="2025-09-03T10:57:00Z" w16du:dateUtc="2025-09-03T14:57:00Z"/>
        </w:rPr>
      </w:pPr>
      <w:commentRangeStart w:id="281"/>
      <w:ins w:id="282" w:author="Kate Gray" w:date="2025-09-03T10:52:00Z" w16du:dateUtc="2025-09-03T14:52:00Z">
        <w:r>
          <w:t xml:space="preserve">Defines the operating context for subsequent PIV/TWIC/CAC transactions. This revision replaces the fixed “Application + AID” fields with a TLV list of application descriptors. Each descriptor packs the </w:t>
        </w:r>
        <w:r>
          <w:rPr>
            <w:rStyle w:val="Strong"/>
          </w:rPr>
          <w:t>data model</w:t>
        </w:r>
        <w:r>
          <w:t xml:space="preserve"> and </w:t>
        </w:r>
        <w:r>
          <w:rPr>
            <w:rStyle w:val="Strong"/>
          </w:rPr>
          <w:t>interface</w:t>
        </w:r>
        <w:r>
          <w:t xml:space="preserve"> selection into a single byte and optionally supplies an explicit AID. Parameters persist until changed by a new </w:t>
        </w:r>
        <w:proofErr w:type="spellStart"/>
        <w:r>
          <w:rPr>
            <w:rStyle w:val="HTMLCode"/>
            <w:rFonts w:eastAsiaTheme="minorHAnsi"/>
          </w:rPr>
          <w:t>osdp_PIVMODE</w:t>
        </w:r>
        <w:proofErr w:type="spellEnd"/>
        <w:r>
          <w:t>.</w:t>
        </w:r>
      </w:ins>
      <w:del w:id="283" w:author="Kate Gray" w:date="2025-09-03T10:52:00Z" w16du:dateUtc="2025-09-03T14:52:00Z">
        <w:r w:rsidR="004B115D" w:rsidDel="00540938">
          <w:delText xml:space="preserve">The </w:delText>
        </w:r>
        <w:r w:rsidR="004B115D" w:rsidDel="00540938">
          <w:rPr>
            <w:rStyle w:val="HTMLCode"/>
            <w:rFonts w:eastAsiaTheme="minorHAnsi"/>
          </w:rPr>
          <w:delText>osdp_PIVMODE</w:delText>
        </w:r>
        <w:r w:rsidR="004B115D" w:rsidDel="00540938">
          <w:delText xml:space="preserve"> command defines the operating context for subsequent PIV transactions. It specifies which card interface(s) may be used, which application (applet) should be selected, and whether the Peripheral Device (PD) should attempt to operate in </w:delText>
        </w:r>
        <w:r w:rsidR="004B115D" w:rsidDel="00540938">
          <w:rPr>
            <w:rStyle w:val="Strong"/>
          </w:rPr>
          <w:delText>Autonomous PIV mode</w:delText>
        </w:r>
        <w:r w:rsidR="004B115D" w:rsidDel="00540938">
          <w:delText xml:space="preserve">. These parameters remain in effect until changed by a new </w:delText>
        </w:r>
        <w:r w:rsidR="004B115D" w:rsidDel="00540938">
          <w:rPr>
            <w:rStyle w:val="HTMLCode"/>
            <w:rFonts w:eastAsiaTheme="minorHAnsi"/>
          </w:rPr>
          <w:delText>osdp_PIVMODE</w:delText>
        </w:r>
        <w:r w:rsidR="004B115D" w:rsidDel="00540938">
          <w:delText xml:space="preserve"> command.</w:delText>
        </w:r>
      </w:del>
      <w:commentRangeEnd w:id="281"/>
      <w:r w:rsidR="00B20D49">
        <w:rPr>
          <w:rStyle w:val="CommentReference"/>
          <w:sz w:val="22"/>
          <w:szCs w:val="22"/>
        </w:rPr>
        <w:commentReference w:id="281"/>
      </w:r>
    </w:p>
    <w:p w14:paraId="1E5AB30A" w14:textId="3EA3700B" w:rsidR="00EF5359" w:rsidRDefault="00EF5359" w:rsidP="00EF5359">
      <w:pPr>
        <w:ind w:left="360"/>
        <w:rPr>
          <w:ins w:id="284" w:author="Kate Gray" w:date="2025-09-03T10:57:00Z" w16du:dateUtc="2025-09-03T14:57:00Z"/>
        </w:rPr>
      </w:pPr>
      <w:ins w:id="285" w:author="Kate Gray" w:date="2025-09-03T10:57:00Z" w16du:dateUtc="2025-09-03T14:57:00Z">
        <w:r>
          <w:t>Replies</w:t>
        </w:r>
      </w:ins>
    </w:p>
    <w:p w14:paraId="17A17F86" w14:textId="77777777" w:rsidR="009B30FF" w:rsidRPr="009B30FF" w:rsidRDefault="009B30FF" w:rsidP="009B30FF">
      <w:pPr>
        <w:pStyle w:val="ListParagraph"/>
        <w:numPr>
          <w:ilvl w:val="0"/>
          <w:numId w:val="9"/>
        </w:numPr>
        <w:rPr>
          <w:ins w:id="286" w:author="Kate Gray" w:date="2025-09-17T10:21:00Z"/>
        </w:rPr>
      </w:pPr>
      <w:ins w:id="287" w:author="Kate Gray" w:date="2025-09-17T10:21:00Z">
        <w:r w:rsidRPr="009B30FF">
          <w:rPr>
            <w:b/>
            <w:bCs/>
          </w:rPr>
          <w:t>ACK</w:t>
        </w:r>
        <w:r w:rsidRPr="009B30FF">
          <w:t>: Configurations accepted and applied</w:t>
        </w:r>
      </w:ins>
    </w:p>
    <w:p w14:paraId="29A5E8AF" w14:textId="77777777" w:rsidR="009B30FF" w:rsidRPr="009B30FF" w:rsidRDefault="009B30FF" w:rsidP="009B30FF">
      <w:pPr>
        <w:pStyle w:val="ListParagraph"/>
        <w:numPr>
          <w:ilvl w:val="0"/>
          <w:numId w:val="9"/>
        </w:numPr>
        <w:rPr>
          <w:ins w:id="288" w:author="Kate Gray" w:date="2025-09-17T10:21:00Z"/>
        </w:rPr>
      </w:pPr>
      <w:ins w:id="289" w:author="Kate Gray" w:date="2025-09-17T10:21:00Z">
        <w:r w:rsidRPr="009B30FF">
          <w:rPr>
            <w:b/>
            <w:bCs/>
          </w:rPr>
          <w:t>NAK 0x03</w:t>
        </w:r>
        <w:r w:rsidRPr="009B30FF">
          <w:t>: Unknown Command Code - command not supported</w:t>
        </w:r>
      </w:ins>
    </w:p>
    <w:p w14:paraId="5CDC5378" w14:textId="77777777" w:rsidR="009B30FF" w:rsidRPr="009B30FF" w:rsidRDefault="009B30FF" w:rsidP="009B30FF">
      <w:pPr>
        <w:pStyle w:val="ListParagraph"/>
        <w:numPr>
          <w:ilvl w:val="0"/>
          <w:numId w:val="9"/>
        </w:numPr>
        <w:rPr>
          <w:ins w:id="290" w:author="Kate Gray" w:date="2025-09-17T10:21:00Z"/>
        </w:rPr>
      </w:pPr>
      <w:ins w:id="291" w:author="Kate Gray" w:date="2025-09-17T10:21:00Z">
        <w:r w:rsidRPr="009B30FF">
          <w:rPr>
            <w:b/>
            <w:bCs/>
          </w:rPr>
          <w:t>NAK 0x05</w:t>
        </w:r>
        <w:r w:rsidRPr="009B30FF">
          <w:t>: Incorrect Parameter - invalid TLV structure, unknown Data Model, or unsupported interface</w:t>
        </w:r>
      </w:ins>
    </w:p>
    <w:p w14:paraId="0B7B10E4" w14:textId="77777777" w:rsidR="009B30FF" w:rsidRPr="009B30FF" w:rsidRDefault="009B30FF" w:rsidP="009B30FF">
      <w:pPr>
        <w:pStyle w:val="ListParagraph"/>
        <w:numPr>
          <w:ilvl w:val="0"/>
          <w:numId w:val="9"/>
        </w:numPr>
        <w:rPr>
          <w:ins w:id="292" w:author="Kate Gray" w:date="2025-09-17T10:21:00Z"/>
        </w:rPr>
      </w:pPr>
      <w:ins w:id="293" w:author="Kate Gray" w:date="2025-09-17T10:21:00Z">
        <w:r w:rsidRPr="009B30FF">
          <w:rPr>
            <w:b/>
            <w:bCs/>
          </w:rPr>
          <w:t>NAK 0x06</w:t>
        </w:r>
        <w:r w:rsidRPr="009B30FF">
          <w:t>: Communication Security Conditions not met</w:t>
        </w:r>
      </w:ins>
    </w:p>
    <w:p w14:paraId="0B43BCB2" w14:textId="77777777" w:rsidR="009B30FF" w:rsidRPr="009B30FF" w:rsidRDefault="009B30FF" w:rsidP="009B30FF">
      <w:pPr>
        <w:pStyle w:val="ListParagraph"/>
        <w:numPr>
          <w:ilvl w:val="0"/>
          <w:numId w:val="9"/>
        </w:numPr>
        <w:rPr>
          <w:ins w:id="294" w:author="Kate Gray" w:date="2025-09-17T10:21:00Z"/>
        </w:rPr>
      </w:pPr>
      <w:ins w:id="295" w:author="Kate Gray" w:date="2025-09-17T10:21:00Z">
        <w:r w:rsidRPr="009B30FF">
          <w:rPr>
            <w:b/>
            <w:bCs/>
          </w:rPr>
          <w:t>NAK 0x07</w:t>
        </w:r>
        <w:r w:rsidRPr="009B30FF">
          <w:t>: Multi-part message error</w:t>
        </w:r>
      </w:ins>
    </w:p>
    <w:tbl>
      <w:tblPr>
        <w:tblStyle w:val="TableGrid"/>
        <w:tblW w:w="9360" w:type="dxa"/>
        <w:tblLook w:val="04A0" w:firstRow="1" w:lastRow="0" w:firstColumn="1" w:lastColumn="0" w:noHBand="0" w:noVBand="1"/>
      </w:tblPr>
      <w:tblGrid>
        <w:gridCol w:w="1832"/>
        <w:gridCol w:w="1515"/>
        <w:gridCol w:w="2335"/>
        <w:gridCol w:w="3678"/>
      </w:tblGrid>
      <w:tr w:rsidR="009B30FF" w:rsidRPr="00F06BC4" w14:paraId="71F21B88" w14:textId="30A8CF6B" w:rsidTr="009B30FF">
        <w:tc>
          <w:tcPr>
            <w:tcW w:w="1220" w:type="dxa"/>
          </w:tcPr>
          <w:p w14:paraId="71F21B85" w14:textId="77777777" w:rsidR="009B30FF" w:rsidRPr="00F06BC4" w:rsidRDefault="009B30FF" w:rsidP="00C1034F">
            <w:pPr>
              <w:autoSpaceDE w:val="0"/>
              <w:autoSpaceDN w:val="0"/>
              <w:adjustRightInd w:val="0"/>
              <w:rPr>
                <w:rFonts w:cstheme="minorHAnsi"/>
                <w:b/>
                <w:bCs/>
              </w:rPr>
            </w:pPr>
            <w:r w:rsidRPr="00F06BC4">
              <w:rPr>
                <w:rFonts w:cstheme="minorHAnsi"/>
                <w:b/>
                <w:bCs/>
              </w:rPr>
              <w:t>Packet format field</w:t>
            </w:r>
          </w:p>
        </w:tc>
        <w:tc>
          <w:tcPr>
            <w:tcW w:w="1565" w:type="dxa"/>
          </w:tcPr>
          <w:p w14:paraId="71F21B86" w14:textId="77777777" w:rsidR="009B30FF" w:rsidRPr="00F06BC4" w:rsidRDefault="009B30FF" w:rsidP="00C76A1B">
            <w:pPr>
              <w:autoSpaceDE w:val="0"/>
              <w:autoSpaceDN w:val="0"/>
              <w:adjustRightInd w:val="0"/>
              <w:jc w:val="center"/>
              <w:rPr>
                <w:rFonts w:cstheme="minorHAnsi"/>
                <w:b/>
                <w:bCs/>
              </w:rPr>
            </w:pPr>
            <w:r w:rsidRPr="00F06BC4">
              <w:rPr>
                <w:rFonts w:cstheme="minorHAnsi"/>
                <w:b/>
                <w:bCs/>
              </w:rPr>
              <w:t>Code</w:t>
            </w:r>
          </w:p>
        </w:tc>
        <w:tc>
          <w:tcPr>
            <w:tcW w:w="2120" w:type="dxa"/>
          </w:tcPr>
          <w:p w14:paraId="71F21B87" w14:textId="77777777" w:rsidR="009B30FF" w:rsidRPr="00F06BC4" w:rsidRDefault="009B30FF" w:rsidP="00C76A1B">
            <w:pPr>
              <w:autoSpaceDE w:val="0"/>
              <w:autoSpaceDN w:val="0"/>
              <w:adjustRightInd w:val="0"/>
              <w:jc w:val="center"/>
              <w:rPr>
                <w:rFonts w:cstheme="minorHAnsi"/>
                <w:b/>
                <w:bCs/>
              </w:rPr>
            </w:pPr>
            <w:r w:rsidRPr="00F06BC4">
              <w:rPr>
                <w:rFonts w:cstheme="minorHAnsi"/>
                <w:b/>
                <w:bCs/>
              </w:rPr>
              <w:t>Name</w:t>
            </w:r>
          </w:p>
        </w:tc>
        <w:tc>
          <w:tcPr>
            <w:tcW w:w="4455" w:type="dxa"/>
          </w:tcPr>
          <w:p w14:paraId="572A0D9E" w14:textId="48893DE3" w:rsidR="009B30FF" w:rsidRPr="00F06BC4" w:rsidRDefault="009B30FF" w:rsidP="00C76A1B">
            <w:pPr>
              <w:autoSpaceDE w:val="0"/>
              <w:autoSpaceDN w:val="0"/>
              <w:adjustRightInd w:val="0"/>
              <w:jc w:val="center"/>
              <w:rPr>
                <w:rFonts w:cstheme="minorHAnsi"/>
                <w:b/>
                <w:bCs/>
              </w:rPr>
            </w:pPr>
            <w:ins w:id="296" w:author="Kate Gray" w:date="2025-09-17T10:18:00Z" w16du:dateUtc="2025-09-17T14:18:00Z">
              <w:r>
                <w:rPr>
                  <w:rFonts w:cstheme="minorHAnsi"/>
                  <w:b/>
                  <w:bCs/>
                </w:rPr>
                <w:t>Description</w:t>
              </w:r>
            </w:ins>
          </w:p>
        </w:tc>
      </w:tr>
      <w:tr w:rsidR="009B30FF" w:rsidRPr="00F06BC4" w14:paraId="71F21B8C" w14:textId="035946C3" w:rsidTr="009B30FF">
        <w:tc>
          <w:tcPr>
            <w:tcW w:w="1220" w:type="dxa"/>
          </w:tcPr>
          <w:p w14:paraId="71F21B89" w14:textId="77777777" w:rsidR="009B30FF" w:rsidRPr="00F06BC4" w:rsidRDefault="009B30FF" w:rsidP="009B30FF">
            <w:pPr>
              <w:autoSpaceDE w:val="0"/>
              <w:autoSpaceDN w:val="0"/>
              <w:adjustRightInd w:val="0"/>
              <w:rPr>
                <w:rFonts w:cstheme="minorHAnsi"/>
                <w:bCs/>
              </w:rPr>
            </w:pPr>
            <w:r w:rsidRPr="00F06BC4">
              <w:rPr>
                <w:rFonts w:cstheme="minorHAnsi"/>
                <w:bCs/>
              </w:rPr>
              <w:t>CMND</w:t>
            </w:r>
          </w:p>
        </w:tc>
        <w:tc>
          <w:tcPr>
            <w:tcW w:w="1565" w:type="dxa"/>
          </w:tcPr>
          <w:p w14:paraId="71F21B8A" w14:textId="77777777" w:rsidR="009B30FF" w:rsidRPr="00F06BC4" w:rsidRDefault="009B30FF" w:rsidP="009B30FF">
            <w:pPr>
              <w:autoSpaceDE w:val="0"/>
              <w:autoSpaceDN w:val="0"/>
              <w:adjustRightInd w:val="0"/>
              <w:rPr>
                <w:rFonts w:cstheme="minorHAnsi"/>
                <w:bCs/>
              </w:rPr>
            </w:pPr>
            <w:r>
              <w:rPr>
                <w:rFonts w:cstheme="minorHAnsi"/>
                <w:bCs/>
              </w:rPr>
              <w:t>0xAC</w:t>
            </w:r>
          </w:p>
        </w:tc>
        <w:tc>
          <w:tcPr>
            <w:tcW w:w="2120" w:type="dxa"/>
          </w:tcPr>
          <w:p w14:paraId="71F21B8B" w14:textId="77777777" w:rsidR="009B30FF" w:rsidRPr="00F06BC4" w:rsidRDefault="009B30FF">
            <w:pPr>
              <w:autoSpaceDE w:val="0"/>
              <w:autoSpaceDN w:val="0"/>
              <w:adjustRightInd w:val="0"/>
              <w:rPr>
                <w:rFonts w:cstheme="minorHAnsi"/>
                <w:bCs/>
              </w:rPr>
              <w:pPrChange w:id="297" w:author="Kate Gray [2]" w:date="2025-09-17T10:20:00Z" w16du:dateUtc="2025-09-17T14:20:00Z">
                <w:pPr>
                  <w:autoSpaceDE w:val="0"/>
                  <w:autoSpaceDN w:val="0"/>
                  <w:adjustRightInd w:val="0"/>
                  <w:jc w:val="center"/>
                </w:pPr>
              </w:pPrChange>
            </w:pPr>
            <w:proofErr w:type="spellStart"/>
            <w:r w:rsidRPr="00F06BC4">
              <w:rPr>
                <w:rFonts w:cstheme="minorHAnsi"/>
                <w:bCs/>
              </w:rPr>
              <w:t>osdp_</w:t>
            </w:r>
            <w:r>
              <w:rPr>
                <w:rFonts w:cstheme="minorHAnsi"/>
                <w:bCs/>
              </w:rPr>
              <w:t>PIVMODE</w:t>
            </w:r>
            <w:proofErr w:type="spellEnd"/>
          </w:p>
        </w:tc>
        <w:tc>
          <w:tcPr>
            <w:tcW w:w="4455" w:type="dxa"/>
          </w:tcPr>
          <w:p w14:paraId="12FC4A95" w14:textId="77777777" w:rsidR="009B30FF" w:rsidRPr="00F06BC4" w:rsidRDefault="009B30FF">
            <w:pPr>
              <w:autoSpaceDE w:val="0"/>
              <w:autoSpaceDN w:val="0"/>
              <w:adjustRightInd w:val="0"/>
              <w:rPr>
                <w:rFonts w:cstheme="minorHAnsi"/>
                <w:bCs/>
              </w:rPr>
              <w:pPrChange w:id="298" w:author="Kate Gray [2]" w:date="2025-09-17T10:20:00Z" w16du:dateUtc="2025-09-17T14:20:00Z">
                <w:pPr>
                  <w:autoSpaceDE w:val="0"/>
                  <w:autoSpaceDN w:val="0"/>
                  <w:adjustRightInd w:val="0"/>
                  <w:jc w:val="center"/>
                </w:pPr>
              </w:pPrChange>
            </w:pPr>
          </w:p>
        </w:tc>
      </w:tr>
      <w:tr w:rsidR="009B30FF" w:rsidRPr="00F06BC4" w14:paraId="71F21B92" w14:textId="73C60241" w:rsidTr="009B30FF">
        <w:tc>
          <w:tcPr>
            <w:tcW w:w="1220" w:type="dxa"/>
          </w:tcPr>
          <w:p w14:paraId="71F21B8D" w14:textId="77777777" w:rsidR="009B30FF" w:rsidRPr="00F06BC4" w:rsidRDefault="009B30FF">
            <w:pPr>
              <w:autoSpaceDE w:val="0"/>
              <w:autoSpaceDN w:val="0"/>
              <w:adjustRightInd w:val="0"/>
              <w:rPr>
                <w:rFonts w:cstheme="minorHAnsi"/>
                <w:bCs/>
              </w:rPr>
              <w:pPrChange w:id="299" w:author="Kate Gray [2]" w:date="2025-09-17T10:20:00Z" w16du:dateUtc="2025-09-17T14:20:00Z">
                <w:pPr>
                  <w:autoSpaceDE w:val="0"/>
                  <w:autoSpaceDN w:val="0"/>
                  <w:adjustRightInd w:val="0"/>
                  <w:jc w:val="center"/>
                </w:pPr>
              </w:pPrChange>
            </w:pPr>
            <w:r>
              <w:rPr>
                <w:rFonts w:cstheme="minorHAnsi"/>
                <w:bCs/>
              </w:rPr>
              <w:t>DATA[0]</w:t>
            </w:r>
          </w:p>
        </w:tc>
        <w:tc>
          <w:tcPr>
            <w:tcW w:w="1565" w:type="dxa"/>
          </w:tcPr>
          <w:p w14:paraId="71F21B90" w14:textId="2A818A62" w:rsidR="009B30FF" w:rsidRPr="00F06BC4" w:rsidRDefault="009B30FF" w:rsidP="009B30FF">
            <w:pPr>
              <w:autoSpaceDE w:val="0"/>
              <w:autoSpaceDN w:val="0"/>
              <w:adjustRightInd w:val="0"/>
              <w:rPr>
                <w:rFonts w:cstheme="minorHAnsi"/>
                <w:bCs/>
              </w:rPr>
            </w:pPr>
            <w:ins w:id="300" w:author="Kate Gray" w:date="2025-09-17T10:17:00Z" w16du:dateUtc="2025-09-17T14:17:00Z">
              <w:r w:rsidRPr="009B30FF">
                <w:t>0x00-0xFF</w:t>
              </w:r>
              <w:r w:rsidRPr="009B30FF" w:rsidDel="006A2BA3">
                <w:t xml:space="preserve"> </w:t>
              </w:r>
            </w:ins>
            <w:del w:id="301" w:author="Kate Gray" w:date="2025-09-03T10:52:00Z" w16du:dateUtc="2025-09-03T14:52:00Z">
              <w:r w:rsidDel="006A2BA3">
                <w:delText>0x01 – Contact card interface only</w:delText>
              </w:r>
              <w:r w:rsidDel="006A2BA3">
                <w:br/>
                <w:delText>0x02 – Contactless card interface</w:delText>
              </w:r>
              <w:r w:rsidDel="006A2BA3">
                <w:br/>
                <w:delText>0x04 – 125kHz Prox card interface</w:delText>
              </w:r>
              <w:r w:rsidDel="006A2BA3">
                <w:br/>
                <w:delText>0x08 – Virtual Contact Interface (VCI)</w:delText>
              </w:r>
              <w:r w:rsidDel="006A2BA3">
                <w:br/>
                <w:delText>0x10 – Enable Autonomous PIV mode (HSAP)</w:delText>
              </w:r>
            </w:del>
          </w:p>
        </w:tc>
        <w:tc>
          <w:tcPr>
            <w:tcW w:w="2120" w:type="dxa"/>
          </w:tcPr>
          <w:p w14:paraId="71F21B91" w14:textId="3CF3AF19" w:rsidR="009B30FF" w:rsidRPr="00F06BC4" w:rsidRDefault="009B30FF">
            <w:pPr>
              <w:autoSpaceDE w:val="0"/>
              <w:autoSpaceDN w:val="0"/>
              <w:adjustRightInd w:val="0"/>
              <w:rPr>
                <w:rFonts w:cstheme="minorHAnsi"/>
                <w:bCs/>
              </w:rPr>
              <w:pPrChange w:id="302" w:author="Kate Gray [2]" w:date="2025-09-17T10:20:00Z" w16du:dateUtc="2025-09-17T14:20:00Z">
                <w:pPr>
                  <w:autoSpaceDE w:val="0"/>
                  <w:autoSpaceDN w:val="0"/>
                  <w:adjustRightInd w:val="0"/>
                  <w:jc w:val="center"/>
                </w:pPr>
              </w:pPrChange>
            </w:pPr>
            <w:ins w:id="303" w:author="Kate Gray" w:date="2025-09-17T10:19:00Z" w16du:dateUtc="2025-09-17T14:19:00Z">
              <w:r>
                <w:rPr>
                  <w:rFonts w:cstheme="minorHAnsi"/>
                  <w:bCs/>
                </w:rPr>
                <w:t>PIV Mode Flags</w:t>
              </w:r>
            </w:ins>
            <w:del w:id="304" w:author="Kate Gray" w:date="2025-09-03T11:30:00Z" w16du:dateUtc="2025-09-03T15:30:00Z">
              <w:r w:rsidDel="00BC697B">
                <w:rPr>
                  <w:rFonts w:cstheme="minorHAnsi"/>
                  <w:bCs/>
                </w:rPr>
                <w:delText>Card Interface</w:delText>
              </w:r>
            </w:del>
          </w:p>
        </w:tc>
        <w:tc>
          <w:tcPr>
            <w:tcW w:w="4455" w:type="dxa"/>
          </w:tcPr>
          <w:p w14:paraId="0E516670" w14:textId="632ABFBB" w:rsidR="009B30FF" w:rsidDel="00BC697B" w:rsidRDefault="009B30FF">
            <w:pPr>
              <w:autoSpaceDE w:val="0"/>
              <w:autoSpaceDN w:val="0"/>
              <w:adjustRightInd w:val="0"/>
              <w:rPr>
                <w:rFonts w:cstheme="minorHAnsi"/>
                <w:bCs/>
              </w:rPr>
              <w:pPrChange w:id="305" w:author="Kate Gray [2]" w:date="2025-09-17T10:20:00Z" w16du:dateUtc="2025-09-17T14:20:00Z">
                <w:pPr>
                  <w:autoSpaceDE w:val="0"/>
                  <w:autoSpaceDN w:val="0"/>
                  <w:adjustRightInd w:val="0"/>
                  <w:jc w:val="center"/>
                </w:pPr>
              </w:pPrChange>
            </w:pPr>
            <w:ins w:id="306" w:author="Kate Gray" w:date="2025-09-17T10:20:00Z">
              <w:r w:rsidRPr="00471A3B">
                <w:rPr>
                  <w:rFonts w:cstheme="minorHAnsi"/>
                  <w:bCs/>
                </w:rPr>
                <w:t>See</w:t>
              </w:r>
            </w:ins>
            <w:ins w:id="307" w:author="Kate Gray" w:date="2025-09-17T10:20:00Z" w16du:dateUtc="2025-09-17T14:20:00Z">
              <w:r>
                <w:rPr>
                  <w:rFonts w:cstheme="minorHAnsi"/>
                  <w:bCs/>
                </w:rPr>
                <w:t xml:space="preserve"> PIV Mode</w:t>
              </w:r>
            </w:ins>
            <w:ins w:id="308" w:author="Kate Gray" w:date="2025-09-17T10:20:00Z">
              <w:r w:rsidRPr="00471A3B">
                <w:rPr>
                  <w:rFonts w:cstheme="minorHAnsi"/>
                  <w:bCs/>
                </w:rPr>
                <w:t xml:space="preserve"> Flags table</w:t>
              </w:r>
            </w:ins>
          </w:p>
        </w:tc>
      </w:tr>
      <w:tr w:rsidR="009B30FF" w:rsidRPr="00F06BC4" w:rsidDel="00227AC3" w14:paraId="39AE8144" w14:textId="77777777" w:rsidTr="009B30FF">
        <w:trPr>
          <w:del w:id="309" w:author="Kate Gray" w:date="2025-09-03T10:53:00Z"/>
        </w:trPr>
        <w:tc>
          <w:tcPr>
            <w:tcW w:w="1220" w:type="dxa"/>
          </w:tcPr>
          <w:p w14:paraId="71F21B93" w14:textId="09DBA8FF" w:rsidR="009B30FF" w:rsidRPr="00F06BC4" w:rsidDel="00227AC3" w:rsidRDefault="009B30FF">
            <w:pPr>
              <w:autoSpaceDE w:val="0"/>
              <w:autoSpaceDN w:val="0"/>
              <w:adjustRightInd w:val="0"/>
              <w:rPr>
                <w:del w:id="310" w:author="Kate Gray" w:date="2025-09-03T10:53:00Z" w16du:dateUtc="2025-09-03T14:53:00Z"/>
                <w:rFonts w:cstheme="minorHAnsi"/>
                <w:bCs/>
              </w:rPr>
              <w:pPrChange w:id="311" w:author="Kate Gray [2]" w:date="2025-09-17T10:20:00Z" w16du:dateUtc="2025-09-17T14:20:00Z">
                <w:pPr>
                  <w:autoSpaceDE w:val="0"/>
                  <w:autoSpaceDN w:val="0"/>
                  <w:adjustRightInd w:val="0"/>
                  <w:jc w:val="center"/>
                </w:pPr>
              </w:pPrChange>
            </w:pPr>
            <w:commentRangeStart w:id="312"/>
            <w:commentRangeStart w:id="313"/>
            <w:del w:id="314" w:author="Kate Gray" w:date="2025-09-03T10:53:00Z" w16du:dateUtc="2025-09-03T14:53:00Z">
              <w:r w:rsidRPr="00F06BC4" w:rsidDel="00227AC3">
                <w:rPr>
                  <w:rFonts w:cstheme="minorHAnsi"/>
                  <w:bCs/>
                </w:rPr>
                <w:delText>DATA</w:delText>
              </w:r>
              <w:r w:rsidDel="00227AC3">
                <w:rPr>
                  <w:rFonts w:cstheme="minorHAnsi"/>
                  <w:bCs/>
                </w:rPr>
                <w:delText>[1]</w:delText>
              </w:r>
            </w:del>
          </w:p>
        </w:tc>
        <w:tc>
          <w:tcPr>
            <w:tcW w:w="1565" w:type="dxa"/>
          </w:tcPr>
          <w:p w14:paraId="71F21B94" w14:textId="574C9F23" w:rsidR="009B30FF" w:rsidDel="00227AC3" w:rsidRDefault="009B30FF">
            <w:pPr>
              <w:autoSpaceDE w:val="0"/>
              <w:autoSpaceDN w:val="0"/>
              <w:adjustRightInd w:val="0"/>
              <w:rPr>
                <w:del w:id="315" w:author="Kate Gray" w:date="2025-09-03T10:53:00Z" w16du:dateUtc="2025-09-03T14:53:00Z"/>
                <w:rFonts w:cstheme="minorHAnsi"/>
                <w:bCs/>
              </w:rPr>
            </w:pPr>
            <w:del w:id="316" w:author="Kate Gray" w:date="2025-09-03T10:53:00Z" w16du:dateUtc="2025-09-03T14:53:00Z">
              <w:r w:rsidDel="00227AC3">
                <w:rPr>
                  <w:rFonts w:cstheme="minorHAnsi"/>
                  <w:bCs/>
                </w:rPr>
                <w:delText>0x00  - Select default Application</w:delText>
              </w:r>
            </w:del>
          </w:p>
          <w:p w14:paraId="71F21B95" w14:textId="29B7018F" w:rsidR="009B30FF" w:rsidDel="00227AC3" w:rsidRDefault="009B30FF">
            <w:pPr>
              <w:autoSpaceDE w:val="0"/>
              <w:autoSpaceDN w:val="0"/>
              <w:adjustRightInd w:val="0"/>
              <w:rPr>
                <w:del w:id="317" w:author="Kate Gray" w:date="2025-09-03T10:53:00Z" w16du:dateUtc="2025-09-03T14:53:00Z"/>
                <w:rFonts w:cstheme="minorHAnsi"/>
                <w:bCs/>
              </w:rPr>
            </w:pPr>
            <w:del w:id="318" w:author="Kate Gray" w:date="2025-09-03T10:53:00Z" w16du:dateUtc="2025-09-03T14:53:00Z">
              <w:r w:rsidDel="00227AC3">
                <w:rPr>
                  <w:rFonts w:cstheme="minorHAnsi"/>
                  <w:bCs/>
                </w:rPr>
                <w:delText>0x01  - Select PIV Application</w:delText>
              </w:r>
            </w:del>
          </w:p>
          <w:p w14:paraId="71F21B96" w14:textId="42DDC63D" w:rsidR="009B30FF" w:rsidDel="00227AC3" w:rsidRDefault="009B30FF">
            <w:pPr>
              <w:autoSpaceDE w:val="0"/>
              <w:autoSpaceDN w:val="0"/>
              <w:adjustRightInd w:val="0"/>
              <w:rPr>
                <w:del w:id="319" w:author="Kate Gray" w:date="2025-09-03T10:53:00Z" w16du:dateUtc="2025-09-03T14:53:00Z"/>
                <w:rFonts w:cstheme="minorHAnsi"/>
                <w:bCs/>
              </w:rPr>
            </w:pPr>
            <w:del w:id="320" w:author="Kate Gray" w:date="2025-09-03T10:53:00Z" w16du:dateUtc="2025-09-03T14:53:00Z">
              <w:r w:rsidDel="00227AC3">
                <w:rPr>
                  <w:rFonts w:cstheme="minorHAnsi"/>
                  <w:bCs/>
                </w:rPr>
                <w:delText>0x02  - Select TWIC Application</w:delText>
              </w:r>
            </w:del>
          </w:p>
          <w:p w14:paraId="71F21B97" w14:textId="49EC7D54" w:rsidR="009B30FF" w:rsidDel="00227AC3" w:rsidRDefault="009B30FF">
            <w:pPr>
              <w:autoSpaceDE w:val="0"/>
              <w:autoSpaceDN w:val="0"/>
              <w:adjustRightInd w:val="0"/>
              <w:rPr>
                <w:del w:id="321" w:author="Kate Gray" w:date="2025-09-03T10:53:00Z" w16du:dateUtc="2025-09-03T14:53:00Z"/>
                <w:rFonts w:cstheme="minorHAnsi"/>
                <w:bCs/>
              </w:rPr>
            </w:pPr>
            <w:del w:id="322" w:author="Kate Gray" w:date="2025-09-03T10:53:00Z" w16du:dateUtc="2025-09-03T14:53:00Z">
              <w:r w:rsidDel="00227AC3">
                <w:rPr>
                  <w:rFonts w:cstheme="minorHAnsi"/>
                  <w:bCs/>
                </w:rPr>
                <w:delText>0x03  - Select CAC Application</w:delText>
              </w:r>
            </w:del>
          </w:p>
          <w:p w14:paraId="71F21B98" w14:textId="1D1FB89F" w:rsidR="009B30FF" w:rsidDel="00227AC3" w:rsidRDefault="009B30FF">
            <w:pPr>
              <w:autoSpaceDE w:val="0"/>
              <w:autoSpaceDN w:val="0"/>
              <w:adjustRightInd w:val="0"/>
              <w:rPr>
                <w:del w:id="323" w:author="Kate Gray" w:date="2025-09-03T10:53:00Z" w16du:dateUtc="2025-09-03T14:53:00Z"/>
                <w:rFonts w:cstheme="minorHAnsi"/>
                <w:bCs/>
              </w:rPr>
            </w:pPr>
            <w:del w:id="324" w:author="Kate Gray" w:date="2025-09-03T10:53:00Z" w16du:dateUtc="2025-09-03T14:53:00Z">
              <w:r w:rsidDel="00227AC3">
                <w:rPr>
                  <w:rFonts w:cstheme="minorHAnsi"/>
                  <w:bCs/>
                </w:rPr>
                <w:delText xml:space="preserve">0x04  - 0x7F RFU  </w:delText>
              </w:r>
            </w:del>
          </w:p>
          <w:p w14:paraId="71F21B99" w14:textId="742FF850" w:rsidR="009B30FF" w:rsidRPr="00F06BC4" w:rsidDel="00227AC3" w:rsidRDefault="009B30FF">
            <w:pPr>
              <w:autoSpaceDE w:val="0"/>
              <w:autoSpaceDN w:val="0"/>
              <w:adjustRightInd w:val="0"/>
              <w:rPr>
                <w:del w:id="325" w:author="Kate Gray" w:date="2025-09-03T10:53:00Z" w16du:dateUtc="2025-09-03T14:53:00Z"/>
                <w:rFonts w:cstheme="minorHAnsi"/>
                <w:bCs/>
              </w:rPr>
            </w:pPr>
            <w:del w:id="326" w:author="Kate Gray" w:date="2025-09-03T10:53:00Z" w16du:dateUtc="2025-09-03T14:53:00Z">
              <w:r w:rsidDel="00227AC3">
                <w:rPr>
                  <w:rFonts w:cstheme="minorHAnsi"/>
                  <w:bCs/>
                </w:rPr>
                <w:delText>0x80 – 0xFF Private use</w:delText>
              </w:r>
            </w:del>
          </w:p>
        </w:tc>
        <w:tc>
          <w:tcPr>
            <w:tcW w:w="2120" w:type="dxa"/>
          </w:tcPr>
          <w:p w14:paraId="71F21B9A" w14:textId="51F100AD" w:rsidR="009B30FF" w:rsidRPr="00F06BC4" w:rsidDel="00227AC3" w:rsidRDefault="009B30FF">
            <w:pPr>
              <w:autoSpaceDE w:val="0"/>
              <w:autoSpaceDN w:val="0"/>
              <w:adjustRightInd w:val="0"/>
              <w:rPr>
                <w:del w:id="327" w:author="Kate Gray" w:date="2025-09-03T10:53:00Z" w16du:dateUtc="2025-09-03T14:53:00Z"/>
                <w:rFonts w:cstheme="minorHAnsi"/>
                <w:bCs/>
              </w:rPr>
              <w:pPrChange w:id="328" w:author="Kate Gray [2]" w:date="2025-09-17T10:20:00Z" w16du:dateUtc="2025-09-17T14:20:00Z">
                <w:pPr>
                  <w:autoSpaceDE w:val="0"/>
                  <w:autoSpaceDN w:val="0"/>
                  <w:adjustRightInd w:val="0"/>
                  <w:jc w:val="center"/>
                </w:pPr>
              </w:pPrChange>
            </w:pPr>
            <w:del w:id="329" w:author="Kate Gray" w:date="2025-09-03T10:53:00Z" w16du:dateUtc="2025-09-03T14:53:00Z">
              <w:r w:rsidDel="00227AC3">
                <w:rPr>
                  <w:rFonts w:cstheme="minorHAnsi"/>
                  <w:bCs/>
                </w:rPr>
                <w:delText>Application</w:delText>
              </w:r>
            </w:del>
          </w:p>
        </w:tc>
        <w:tc>
          <w:tcPr>
            <w:tcW w:w="4455" w:type="dxa"/>
          </w:tcPr>
          <w:p w14:paraId="4362D635" w14:textId="77777777" w:rsidR="009B30FF" w:rsidDel="00227AC3" w:rsidRDefault="009B30FF">
            <w:pPr>
              <w:autoSpaceDE w:val="0"/>
              <w:autoSpaceDN w:val="0"/>
              <w:adjustRightInd w:val="0"/>
              <w:rPr>
                <w:rFonts w:cstheme="minorHAnsi"/>
                <w:bCs/>
              </w:rPr>
              <w:pPrChange w:id="330" w:author="Kate Gray [2]" w:date="2025-09-17T10:20:00Z" w16du:dateUtc="2025-09-17T14:20:00Z">
                <w:pPr>
                  <w:autoSpaceDE w:val="0"/>
                  <w:autoSpaceDN w:val="0"/>
                  <w:adjustRightInd w:val="0"/>
                  <w:jc w:val="center"/>
                </w:pPr>
              </w:pPrChange>
            </w:pPr>
          </w:p>
        </w:tc>
      </w:tr>
      <w:tr w:rsidR="009B30FF" w:rsidRPr="00F06BC4" w:rsidDel="00227AC3" w14:paraId="4EC348DC" w14:textId="77777777" w:rsidTr="009B30FF">
        <w:trPr>
          <w:del w:id="331" w:author="Kate Gray" w:date="2025-09-03T10:53:00Z"/>
        </w:trPr>
        <w:tc>
          <w:tcPr>
            <w:tcW w:w="1220" w:type="dxa"/>
          </w:tcPr>
          <w:p w14:paraId="66B58F0B" w14:textId="6A3E9FE9" w:rsidR="009B30FF" w:rsidRPr="00F06BC4" w:rsidDel="00227AC3" w:rsidRDefault="009B30FF">
            <w:pPr>
              <w:autoSpaceDE w:val="0"/>
              <w:autoSpaceDN w:val="0"/>
              <w:adjustRightInd w:val="0"/>
              <w:rPr>
                <w:del w:id="332" w:author="Kate Gray" w:date="2025-09-03T10:53:00Z" w16du:dateUtc="2025-09-03T14:53:00Z"/>
                <w:rFonts w:cstheme="minorHAnsi"/>
                <w:bCs/>
              </w:rPr>
              <w:pPrChange w:id="333" w:author="Kate Gray [2]" w:date="2025-09-17T10:20:00Z" w16du:dateUtc="2025-09-17T14:20:00Z">
                <w:pPr>
                  <w:autoSpaceDE w:val="0"/>
                  <w:autoSpaceDN w:val="0"/>
                  <w:adjustRightInd w:val="0"/>
                  <w:jc w:val="center"/>
                </w:pPr>
              </w:pPrChange>
            </w:pPr>
            <w:del w:id="334" w:author="Kate Gray" w:date="2025-09-03T10:53:00Z" w16du:dateUtc="2025-09-03T14:53:00Z">
              <w:r w:rsidDel="00227AC3">
                <w:rPr>
                  <w:rFonts w:cstheme="minorHAnsi"/>
                  <w:bCs/>
                </w:rPr>
                <w:delText>DATA[2]</w:delText>
              </w:r>
            </w:del>
          </w:p>
        </w:tc>
        <w:tc>
          <w:tcPr>
            <w:tcW w:w="1565" w:type="dxa"/>
          </w:tcPr>
          <w:p w14:paraId="5E3D7ADA" w14:textId="5F8EB320" w:rsidR="009B30FF" w:rsidDel="00227AC3" w:rsidRDefault="009B30FF">
            <w:pPr>
              <w:autoSpaceDE w:val="0"/>
              <w:autoSpaceDN w:val="0"/>
              <w:adjustRightInd w:val="0"/>
              <w:rPr>
                <w:del w:id="335" w:author="Kate Gray" w:date="2025-09-03T10:53:00Z" w16du:dateUtc="2025-09-03T14:53:00Z"/>
                <w:rFonts w:cstheme="minorHAnsi"/>
                <w:bCs/>
              </w:rPr>
              <w:pPrChange w:id="336" w:author="Kate Gray [2]" w:date="2025-09-17T10:20:00Z" w16du:dateUtc="2025-09-17T14:20:00Z">
                <w:pPr>
                  <w:autoSpaceDE w:val="0"/>
                  <w:autoSpaceDN w:val="0"/>
                  <w:adjustRightInd w:val="0"/>
                  <w:jc w:val="center"/>
                </w:pPr>
              </w:pPrChange>
            </w:pPr>
            <w:del w:id="337" w:author="Kate Gray" w:date="2025-09-03T10:53:00Z" w16du:dateUtc="2025-09-03T14:53:00Z">
              <w:r w:rsidDel="00227AC3">
                <w:rPr>
                  <w:rFonts w:cstheme="minorHAnsi"/>
                  <w:bCs/>
                </w:rPr>
                <w:delText>AID Length (0-16, 0=default)</w:delText>
              </w:r>
            </w:del>
          </w:p>
        </w:tc>
        <w:tc>
          <w:tcPr>
            <w:tcW w:w="2120" w:type="dxa"/>
          </w:tcPr>
          <w:p w14:paraId="779EDF93" w14:textId="7D316328" w:rsidR="009B30FF" w:rsidDel="00227AC3" w:rsidRDefault="009B30FF">
            <w:pPr>
              <w:autoSpaceDE w:val="0"/>
              <w:autoSpaceDN w:val="0"/>
              <w:adjustRightInd w:val="0"/>
              <w:rPr>
                <w:del w:id="338" w:author="Kate Gray" w:date="2025-09-03T10:53:00Z" w16du:dateUtc="2025-09-03T14:53:00Z"/>
                <w:rFonts w:cstheme="minorHAnsi"/>
                <w:bCs/>
              </w:rPr>
              <w:pPrChange w:id="339" w:author="Kate Gray [2]" w:date="2025-09-17T10:20:00Z" w16du:dateUtc="2025-09-17T14:20:00Z">
                <w:pPr>
                  <w:autoSpaceDE w:val="0"/>
                  <w:autoSpaceDN w:val="0"/>
                  <w:adjustRightInd w:val="0"/>
                  <w:jc w:val="center"/>
                </w:pPr>
              </w:pPrChange>
            </w:pPr>
            <w:del w:id="340" w:author="Kate Gray" w:date="2025-09-03T10:53:00Z" w16du:dateUtc="2025-09-03T14:53:00Z">
              <w:r w:rsidDel="00227AC3">
                <w:rPr>
                  <w:rFonts w:cstheme="minorHAnsi"/>
                  <w:bCs/>
                </w:rPr>
                <w:delText>Length of the Application ID (AID)</w:delText>
              </w:r>
            </w:del>
          </w:p>
        </w:tc>
        <w:tc>
          <w:tcPr>
            <w:tcW w:w="4455" w:type="dxa"/>
          </w:tcPr>
          <w:p w14:paraId="143559ED" w14:textId="77777777" w:rsidR="009B30FF" w:rsidDel="00227AC3" w:rsidRDefault="009B30FF">
            <w:pPr>
              <w:autoSpaceDE w:val="0"/>
              <w:autoSpaceDN w:val="0"/>
              <w:adjustRightInd w:val="0"/>
              <w:rPr>
                <w:rFonts w:cstheme="minorHAnsi"/>
                <w:bCs/>
              </w:rPr>
              <w:pPrChange w:id="341" w:author="Kate Gray [2]" w:date="2025-09-17T10:20:00Z" w16du:dateUtc="2025-09-17T14:20:00Z">
                <w:pPr>
                  <w:autoSpaceDE w:val="0"/>
                  <w:autoSpaceDN w:val="0"/>
                  <w:adjustRightInd w:val="0"/>
                  <w:jc w:val="center"/>
                </w:pPr>
              </w:pPrChange>
            </w:pPr>
          </w:p>
        </w:tc>
      </w:tr>
      <w:tr w:rsidR="009B30FF" w:rsidRPr="00F06BC4" w14:paraId="7F001C88" w14:textId="5DC79291" w:rsidTr="009B30FF">
        <w:tc>
          <w:tcPr>
            <w:tcW w:w="1220" w:type="dxa"/>
          </w:tcPr>
          <w:p w14:paraId="4446FA8A" w14:textId="276CAF60" w:rsidR="009B30FF" w:rsidRDefault="009B30FF">
            <w:pPr>
              <w:autoSpaceDE w:val="0"/>
              <w:autoSpaceDN w:val="0"/>
              <w:adjustRightInd w:val="0"/>
              <w:rPr>
                <w:rFonts w:cstheme="minorHAnsi"/>
                <w:bCs/>
              </w:rPr>
              <w:pPrChange w:id="342" w:author="Kate Gray [2]" w:date="2025-09-17T10:20:00Z" w16du:dateUtc="2025-09-17T14:20:00Z">
                <w:pPr>
                  <w:autoSpaceDE w:val="0"/>
                  <w:autoSpaceDN w:val="0"/>
                  <w:adjustRightInd w:val="0"/>
                  <w:jc w:val="center"/>
                </w:pPr>
              </w:pPrChange>
            </w:pPr>
            <w:r>
              <w:rPr>
                <w:rFonts w:cstheme="minorHAnsi"/>
                <w:bCs/>
              </w:rPr>
              <w:t>DATA[</w:t>
            </w:r>
            <w:ins w:id="343" w:author="Kate Gray" w:date="2025-09-17T10:16:00Z" w16du:dateUtc="2025-09-17T14:16:00Z">
              <w:r>
                <w:rPr>
                  <w:rFonts w:cstheme="minorHAnsi"/>
                  <w:bCs/>
                </w:rPr>
                <w:t>1-2</w:t>
              </w:r>
            </w:ins>
            <w:r>
              <w:rPr>
                <w:rFonts w:cstheme="minorHAnsi"/>
                <w:bCs/>
              </w:rPr>
              <w:t>]</w:t>
            </w:r>
          </w:p>
        </w:tc>
        <w:tc>
          <w:tcPr>
            <w:tcW w:w="1565" w:type="dxa"/>
          </w:tcPr>
          <w:p w14:paraId="72066223" w14:textId="1BBE3E2F" w:rsidR="009B30FF" w:rsidRDefault="009B30FF">
            <w:pPr>
              <w:autoSpaceDE w:val="0"/>
              <w:autoSpaceDN w:val="0"/>
              <w:adjustRightInd w:val="0"/>
              <w:rPr>
                <w:rFonts w:cstheme="minorHAnsi"/>
                <w:bCs/>
              </w:rPr>
              <w:pPrChange w:id="344" w:author="Kate Gray [2]" w:date="2025-09-17T10:20:00Z" w16du:dateUtc="2025-09-17T14:20:00Z">
                <w:pPr>
                  <w:autoSpaceDE w:val="0"/>
                  <w:autoSpaceDN w:val="0"/>
                  <w:adjustRightInd w:val="0"/>
                  <w:jc w:val="center"/>
                </w:pPr>
              </w:pPrChange>
            </w:pPr>
            <w:ins w:id="345" w:author="Kate Gray" w:date="2025-09-17T10:18:00Z">
              <w:r w:rsidRPr="00471A3B">
                <w:rPr>
                  <w:rFonts w:cstheme="minorHAnsi"/>
                  <w:bCs/>
                </w:rPr>
                <w:t>0x0000-0xFFFF</w:t>
              </w:r>
            </w:ins>
            <w:del w:id="346" w:author="Kate Gray" w:date="2025-09-17T10:18:00Z" w16du:dateUtc="2025-09-17T14:18:00Z">
              <w:r w:rsidDel="009B30FF">
                <w:rPr>
                  <w:rFonts w:cstheme="minorHAnsi"/>
                  <w:bCs/>
                </w:rPr>
                <w:delText>AID</w:delText>
              </w:r>
            </w:del>
          </w:p>
        </w:tc>
        <w:tc>
          <w:tcPr>
            <w:tcW w:w="2120" w:type="dxa"/>
          </w:tcPr>
          <w:p w14:paraId="79EFC907" w14:textId="72322517" w:rsidR="009B30FF" w:rsidRDefault="009B30FF">
            <w:pPr>
              <w:autoSpaceDE w:val="0"/>
              <w:autoSpaceDN w:val="0"/>
              <w:adjustRightInd w:val="0"/>
              <w:rPr>
                <w:rFonts w:cstheme="minorHAnsi"/>
                <w:bCs/>
              </w:rPr>
              <w:pPrChange w:id="347" w:author="Kate Gray [2]" w:date="2025-09-17T10:20:00Z" w16du:dateUtc="2025-09-17T14:20:00Z">
                <w:pPr>
                  <w:autoSpaceDE w:val="0"/>
                  <w:autoSpaceDN w:val="0"/>
                  <w:adjustRightInd w:val="0"/>
                  <w:jc w:val="center"/>
                </w:pPr>
              </w:pPrChange>
            </w:pPr>
            <w:proofErr w:type="spellStart"/>
            <w:ins w:id="348" w:author="Kate Gray" w:date="2025-09-17T10:19:00Z">
              <w:r w:rsidRPr="00471A3B">
                <w:rPr>
                  <w:rFonts w:cstheme="minorHAnsi"/>
                  <w:bCs/>
                </w:rPr>
                <w:t>MpSizeTotal</w:t>
              </w:r>
            </w:ins>
            <w:proofErr w:type="spellEnd"/>
            <w:del w:id="349" w:author="Kate Gray" w:date="2025-09-17T10:19:00Z" w16du:dateUtc="2025-09-17T14:19:00Z">
              <w:r w:rsidDel="009B30FF">
                <w:rPr>
                  <w:rFonts w:cstheme="minorHAnsi"/>
                  <w:bCs/>
                </w:rPr>
                <w:delText>Application Identifier</w:delText>
              </w:r>
            </w:del>
          </w:p>
        </w:tc>
        <w:tc>
          <w:tcPr>
            <w:tcW w:w="4455" w:type="dxa"/>
          </w:tcPr>
          <w:p w14:paraId="4C4EAABA" w14:textId="0E0FDC3D" w:rsidR="009B30FF" w:rsidRDefault="009B30FF">
            <w:pPr>
              <w:autoSpaceDE w:val="0"/>
              <w:autoSpaceDN w:val="0"/>
              <w:adjustRightInd w:val="0"/>
              <w:rPr>
                <w:rFonts w:cstheme="minorHAnsi"/>
                <w:bCs/>
              </w:rPr>
              <w:pPrChange w:id="350" w:author="Kate Gray [2]" w:date="2025-09-17T10:20:00Z" w16du:dateUtc="2025-09-17T14:20:00Z">
                <w:pPr>
                  <w:autoSpaceDE w:val="0"/>
                  <w:autoSpaceDN w:val="0"/>
                  <w:adjustRightInd w:val="0"/>
                  <w:jc w:val="center"/>
                </w:pPr>
              </w:pPrChange>
            </w:pPr>
            <w:ins w:id="351" w:author="Kate Gray" w:date="2025-09-17T10:20:00Z">
              <w:r w:rsidRPr="00471A3B">
                <w:rPr>
                  <w:rFonts w:cstheme="minorHAnsi"/>
                  <w:bCs/>
                </w:rPr>
                <w:t>Total size of complete message (LSB first)</w:t>
              </w:r>
            </w:ins>
          </w:p>
        </w:tc>
      </w:tr>
      <w:commentRangeEnd w:id="312"/>
      <w:tr w:rsidR="009B30FF" w:rsidRPr="00F06BC4" w14:paraId="10B18B40" w14:textId="77777777" w:rsidTr="009B30FF">
        <w:trPr>
          <w:ins w:id="352" w:author="Kate Gray" w:date="2025-09-17T10:16:00Z"/>
        </w:trPr>
        <w:tc>
          <w:tcPr>
            <w:tcW w:w="1220" w:type="dxa"/>
          </w:tcPr>
          <w:p w14:paraId="50A2D637" w14:textId="0F8FE1B9" w:rsidR="009B30FF" w:rsidRDefault="00EE2B7F">
            <w:pPr>
              <w:autoSpaceDE w:val="0"/>
              <w:autoSpaceDN w:val="0"/>
              <w:adjustRightInd w:val="0"/>
              <w:rPr>
                <w:ins w:id="353" w:author="Kate Gray" w:date="2025-09-17T10:16:00Z" w16du:dateUtc="2025-09-17T14:16:00Z"/>
                <w:rFonts w:cstheme="minorHAnsi"/>
                <w:bCs/>
              </w:rPr>
              <w:pPrChange w:id="354" w:author="Kate Gray [2]" w:date="2025-09-17T10:20:00Z" w16du:dateUtc="2025-09-17T14:20:00Z">
                <w:pPr>
                  <w:autoSpaceDE w:val="0"/>
                  <w:autoSpaceDN w:val="0"/>
                  <w:adjustRightInd w:val="0"/>
                  <w:jc w:val="center"/>
                </w:pPr>
              </w:pPrChange>
            </w:pPr>
            <w:r>
              <w:rPr>
                <w:rStyle w:val="CommentReference"/>
                <w:rFonts w:cstheme="minorHAnsi"/>
                <w:bCs/>
                <w:sz w:val="22"/>
                <w:szCs w:val="22"/>
              </w:rPr>
              <w:commentReference w:id="312"/>
            </w:r>
            <w:commentRangeEnd w:id="313"/>
            <w:r w:rsidR="00EB7E63">
              <w:rPr>
                <w:rStyle w:val="CommentReference"/>
                <w:rFonts w:cstheme="minorHAnsi"/>
                <w:bCs/>
                <w:sz w:val="22"/>
                <w:szCs w:val="22"/>
              </w:rPr>
              <w:commentReference w:id="313"/>
            </w:r>
            <w:ins w:id="355" w:author="Kate Gray" w:date="2025-09-17T10:16:00Z" w16du:dateUtc="2025-09-17T14:16:00Z">
              <w:r w:rsidR="009B30FF">
                <w:rPr>
                  <w:rFonts w:cstheme="minorHAnsi"/>
                  <w:bCs/>
                </w:rPr>
                <w:t>DATA[3-4]</w:t>
              </w:r>
            </w:ins>
          </w:p>
        </w:tc>
        <w:tc>
          <w:tcPr>
            <w:tcW w:w="1565" w:type="dxa"/>
          </w:tcPr>
          <w:p w14:paraId="1200CBC8" w14:textId="672F74C5" w:rsidR="009B30FF" w:rsidRDefault="009B30FF">
            <w:pPr>
              <w:autoSpaceDE w:val="0"/>
              <w:autoSpaceDN w:val="0"/>
              <w:adjustRightInd w:val="0"/>
              <w:rPr>
                <w:ins w:id="356" w:author="Kate Gray" w:date="2025-09-17T10:16:00Z" w16du:dateUtc="2025-09-17T14:16:00Z"/>
                <w:rFonts w:cstheme="minorHAnsi"/>
                <w:bCs/>
              </w:rPr>
              <w:pPrChange w:id="357" w:author="Kate Gray [2]" w:date="2025-09-17T10:20:00Z" w16du:dateUtc="2025-09-17T14:20:00Z">
                <w:pPr>
                  <w:autoSpaceDE w:val="0"/>
                  <w:autoSpaceDN w:val="0"/>
                  <w:adjustRightInd w:val="0"/>
                  <w:jc w:val="center"/>
                </w:pPr>
              </w:pPrChange>
            </w:pPr>
            <w:ins w:id="358" w:author="Kate Gray" w:date="2025-09-17T10:18:00Z">
              <w:r w:rsidRPr="00471A3B">
                <w:rPr>
                  <w:rFonts w:cstheme="minorHAnsi"/>
                  <w:bCs/>
                </w:rPr>
                <w:t>0x0000-0xFFFF</w:t>
              </w:r>
            </w:ins>
          </w:p>
        </w:tc>
        <w:tc>
          <w:tcPr>
            <w:tcW w:w="2120" w:type="dxa"/>
          </w:tcPr>
          <w:p w14:paraId="43967C4A" w14:textId="6DE79A53" w:rsidR="009B30FF" w:rsidRDefault="009B30FF">
            <w:pPr>
              <w:autoSpaceDE w:val="0"/>
              <w:autoSpaceDN w:val="0"/>
              <w:adjustRightInd w:val="0"/>
              <w:rPr>
                <w:ins w:id="359" w:author="Kate Gray" w:date="2025-09-17T10:16:00Z" w16du:dateUtc="2025-09-17T14:16:00Z"/>
                <w:rFonts w:cstheme="minorHAnsi"/>
                <w:bCs/>
              </w:rPr>
              <w:pPrChange w:id="360" w:author="Kate Gray [2]" w:date="2025-09-17T10:20:00Z" w16du:dateUtc="2025-09-17T14:20:00Z">
                <w:pPr>
                  <w:autoSpaceDE w:val="0"/>
                  <w:autoSpaceDN w:val="0"/>
                  <w:adjustRightInd w:val="0"/>
                  <w:jc w:val="center"/>
                </w:pPr>
              </w:pPrChange>
            </w:pPr>
            <w:proofErr w:type="spellStart"/>
            <w:ins w:id="361" w:author="Kate Gray" w:date="2025-09-17T10:19:00Z">
              <w:r w:rsidRPr="00471A3B">
                <w:rPr>
                  <w:rFonts w:cstheme="minorHAnsi"/>
                  <w:bCs/>
                </w:rPr>
                <w:t>MpOffset</w:t>
              </w:r>
            </w:ins>
            <w:proofErr w:type="spellEnd"/>
          </w:p>
        </w:tc>
        <w:tc>
          <w:tcPr>
            <w:tcW w:w="4455" w:type="dxa"/>
          </w:tcPr>
          <w:p w14:paraId="59E7E2B1" w14:textId="432F08A0" w:rsidR="009B30FF" w:rsidRDefault="009B30FF">
            <w:pPr>
              <w:autoSpaceDE w:val="0"/>
              <w:autoSpaceDN w:val="0"/>
              <w:adjustRightInd w:val="0"/>
              <w:rPr>
                <w:ins w:id="362" w:author="Kate Gray" w:date="2025-09-17T10:17:00Z" w16du:dateUtc="2025-09-17T14:17:00Z"/>
                <w:rFonts w:cstheme="minorHAnsi"/>
                <w:bCs/>
              </w:rPr>
              <w:pPrChange w:id="363" w:author="Kate Gray [2]" w:date="2025-09-17T10:20:00Z" w16du:dateUtc="2025-09-17T14:20:00Z">
                <w:pPr>
                  <w:autoSpaceDE w:val="0"/>
                  <w:autoSpaceDN w:val="0"/>
                  <w:adjustRightInd w:val="0"/>
                  <w:jc w:val="center"/>
                </w:pPr>
              </w:pPrChange>
            </w:pPr>
            <w:ins w:id="364" w:author="Kate Gray" w:date="2025-09-17T10:20:00Z">
              <w:r w:rsidRPr="00471A3B">
                <w:rPr>
                  <w:rFonts w:cstheme="minorHAnsi"/>
                  <w:bCs/>
                </w:rPr>
                <w:t>Offset within complete message (LSB first)</w:t>
              </w:r>
            </w:ins>
          </w:p>
        </w:tc>
      </w:tr>
      <w:tr w:rsidR="009B30FF" w:rsidRPr="00F06BC4" w14:paraId="671FD50E" w14:textId="77777777" w:rsidTr="009B30FF">
        <w:trPr>
          <w:ins w:id="365" w:author="Kate Gray" w:date="2025-09-17T10:16:00Z"/>
        </w:trPr>
        <w:tc>
          <w:tcPr>
            <w:tcW w:w="1220" w:type="dxa"/>
          </w:tcPr>
          <w:p w14:paraId="7BD0CD83" w14:textId="6AC07219" w:rsidR="009B30FF" w:rsidRDefault="009B30FF">
            <w:pPr>
              <w:autoSpaceDE w:val="0"/>
              <w:autoSpaceDN w:val="0"/>
              <w:adjustRightInd w:val="0"/>
              <w:rPr>
                <w:ins w:id="366" w:author="Kate Gray" w:date="2025-09-17T10:16:00Z" w16du:dateUtc="2025-09-17T14:16:00Z"/>
                <w:rFonts w:cstheme="minorHAnsi"/>
                <w:bCs/>
              </w:rPr>
              <w:pPrChange w:id="367" w:author="Kate Gray [2]" w:date="2025-09-17T10:20:00Z" w16du:dateUtc="2025-09-17T14:20:00Z">
                <w:pPr>
                  <w:autoSpaceDE w:val="0"/>
                  <w:autoSpaceDN w:val="0"/>
                  <w:adjustRightInd w:val="0"/>
                  <w:jc w:val="center"/>
                </w:pPr>
              </w:pPrChange>
            </w:pPr>
            <w:ins w:id="368" w:author="Kate Gray" w:date="2025-09-17T10:16:00Z" w16du:dateUtc="2025-09-17T14:16:00Z">
              <w:r>
                <w:rPr>
                  <w:rFonts w:cstheme="minorHAnsi"/>
                  <w:bCs/>
                </w:rPr>
                <w:t>DATA[5-6]</w:t>
              </w:r>
            </w:ins>
          </w:p>
        </w:tc>
        <w:tc>
          <w:tcPr>
            <w:tcW w:w="1565" w:type="dxa"/>
          </w:tcPr>
          <w:p w14:paraId="14691F24" w14:textId="532C9539" w:rsidR="009B30FF" w:rsidRDefault="009B30FF">
            <w:pPr>
              <w:autoSpaceDE w:val="0"/>
              <w:autoSpaceDN w:val="0"/>
              <w:adjustRightInd w:val="0"/>
              <w:rPr>
                <w:ins w:id="369" w:author="Kate Gray" w:date="2025-09-17T10:16:00Z" w16du:dateUtc="2025-09-17T14:16:00Z"/>
                <w:rFonts w:cstheme="minorHAnsi"/>
                <w:bCs/>
              </w:rPr>
              <w:pPrChange w:id="370" w:author="Kate Gray [2]" w:date="2025-09-17T10:20:00Z" w16du:dateUtc="2025-09-17T14:20:00Z">
                <w:pPr>
                  <w:autoSpaceDE w:val="0"/>
                  <w:autoSpaceDN w:val="0"/>
                  <w:adjustRightInd w:val="0"/>
                  <w:jc w:val="center"/>
                </w:pPr>
              </w:pPrChange>
            </w:pPr>
            <w:ins w:id="371" w:author="Kate Gray" w:date="2025-09-17T10:18:00Z">
              <w:r w:rsidRPr="00471A3B">
                <w:rPr>
                  <w:rFonts w:cstheme="minorHAnsi"/>
                  <w:bCs/>
                </w:rPr>
                <w:t>0x0000-0xFFFF</w:t>
              </w:r>
            </w:ins>
          </w:p>
        </w:tc>
        <w:tc>
          <w:tcPr>
            <w:tcW w:w="2120" w:type="dxa"/>
          </w:tcPr>
          <w:p w14:paraId="1FDC67FF" w14:textId="414EDB66" w:rsidR="009B30FF" w:rsidRDefault="009B30FF">
            <w:pPr>
              <w:autoSpaceDE w:val="0"/>
              <w:autoSpaceDN w:val="0"/>
              <w:adjustRightInd w:val="0"/>
              <w:rPr>
                <w:ins w:id="372" w:author="Kate Gray" w:date="2025-09-17T10:16:00Z" w16du:dateUtc="2025-09-17T14:16:00Z"/>
                <w:rFonts w:cstheme="minorHAnsi"/>
                <w:bCs/>
              </w:rPr>
              <w:pPrChange w:id="373" w:author="Kate Gray [2]" w:date="2025-09-17T10:20:00Z" w16du:dateUtc="2025-09-17T14:20:00Z">
                <w:pPr>
                  <w:autoSpaceDE w:val="0"/>
                  <w:autoSpaceDN w:val="0"/>
                  <w:adjustRightInd w:val="0"/>
                  <w:jc w:val="center"/>
                </w:pPr>
              </w:pPrChange>
            </w:pPr>
            <w:proofErr w:type="spellStart"/>
            <w:ins w:id="374" w:author="Kate Gray" w:date="2025-09-17T10:19:00Z">
              <w:r w:rsidRPr="00471A3B">
                <w:rPr>
                  <w:rFonts w:cstheme="minorHAnsi"/>
                  <w:bCs/>
                </w:rPr>
                <w:t>MpFragmentSize</w:t>
              </w:r>
            </w:ins>
            <w:proofErr w:type="spellEnd"/>
          </w:p>
        </w:tc>
        <w:tc>
          <w:tcPr>
            <w:tcW w:w="4455" w:type="dxa"/>
          </w:tcPr>
          <w:p w14:paraId="39340113" w14:textId="790B9119" w:rsidR="009B30FF" w:rsidRDefault="009B30FF">
            <w:pPr>
              <w:autoSpaceDE w:val="0"/>
              <w:autoSpaceDN w:val="0"/>
              <w:adjustRightInd w:val="0"/>
              <w:rPr>
                <w:ins w:id="375" w:author="Kate Gray" w:date="2025-09-17T10:17:00Z" w16du:dateUtc="2025-09-17T14:17:00Z"/>
                <w:rFonts w:cstheme="minorHAnsi"/>
                <w:bCs/>
              </w:rPr>
              <w:pPrChange w:id="376" w:author="Kate Gray [2]" w:date="2025-09-17T10:21:00Z" w16du:dateUtc="2025-09-17T14:21:00Z">
                <w:pPr>
                  <w:autoSpaceDE w:val="0"/>
                  <w:autoSpaceDN w:val="0"/>
                  <w:adjustRightInd w:val="0"/>
                  <w:jc w:val="center"/>
                </w:pPr>
              </w:pPrChange>
            </w:pPr>
            <w:ins w:id="377" w:author="Kate Gray" w:date="2025-09-17T10:20:00Z">
              <w:r w:rsidRPr="00471A3B">
                <w:rPr>
                  <w:rFonts w:cstheme="minorHAnsi"/>
                  <w:bCs/>
                </w:rPr>
                <w:t>Size of data in this fragment (LSB first)</w:t>
              </w:r>
            </w:ins>
          </w:p>
        </w:tc>
      </w:tr>
      <w:tr w:rsidR="009B30FF" w:rsidRPr="00F06BC4" w14:paraId="1171A099" w14:textId="77777777" w:rsidTr="009B30FF">
        <w:trPr>
          <w:ins w:id="378" w:author="Kate Gray" w:date="2025-09-17T10:16:00Z"/>
        </w:trPr>
        <w:tc>
          <w:tcPr>
            <w:tcW w:w="1220" w:type="dxa"/>
          </w:tcPr>
          <w:p w14:paraId="4748F601" w14:textId="29540C45" w:rsidR="009B30FF" w:rsidRDefault="009B30FF">
            <w:pPr>
              <w:autoSpaceDE w:val="0"/>
              <w:autoSpaceDN w:val="0"/>
              <w:adjustRightInd w:val="0"/>
              <w:rPr>
                <w:ins w:id="379" w:author="Kate Gray" w:date="2025-09-17T10:16:00Z" w16du:dateUtc="2025-09-17T14:16:00Z"/>
                <w:rFonts w:cstheme="minorHAnsi"/>
                <w:bCs/>
              </w:rPr>
              <w:pPrChange w:id="380" w:author="Kate Gray [2]" w:date="2025-09-17T10:20:00Z" w16du:dateUtc="2025-09-17T14:20:00Z">
                <w:pPr>
                  <w:autoSpaceDE w:val="0"/>
                  <w:autoSpaceDN w:val="0"/>
                  <w:adjustRightInd w:val="0"/>
                  <w:jc w:val="center"/>
                </w:pPr>
              </w:pPrChange>
            </w:pPr>
            <w:ins w:id="381" w:author="Kate Gray" w:date="2025-09-17T10:16:00Z" w16du:dateUtc="2025-09-17T14:16:00Z">
              <w:r>
                <w:rPr>
                  <w:rFonts w:cstheme="minorHAnsi"/>
                  <w:bCs/>
                </w:rPr>
                <w:t>DATA[7]</w:t>
              </w:r>
            </w:ins>
          </w:p>
        </w:tc>
        <w:tc>
          <w:tcPr>
            <w:tcW w:w="1565" w:type="dxa"/>
          </w:tcPr>
          <w:p w14:paraId="551261B9" w14:textId="781ABFA7" w:rsidR="009B30FF" w:rsidRDefault="009B30FF">
            <w:pPr>
              <w:autoSpaceDE w:val="0"/>
              <w:autoSpaceDN w:val="0"/>
              <w:adjustRightInd w:val="0"/>
              <w:rPr>
                <w:ins w:id="382" w:author="Kate Gray" w:date="2025-09-17T10:16:00Z" w16du:dateUtc="2025-09-17T14:16:00Z"/>
                <w:rFonts w:cstheme="minorHAnsi"/>
                <w:bCs/>
              </w:rPr>
              <w:pPrChange w:id="383" w:author="Kate Gray [2]" w:date="2025-09-17T10:20:00Z" w16du:dateUtc="2025-09-17T14:20:00Z">
                <w:pPr>
                  <w:autoSpaceDE w:val="0"/>
                  <w:autoSpaceDN w:val="0"/>
                  <w:adjustRightInd w:val="0"/>
                  <w:jc w:val="center"/>
                </w:pPr>
              </w:pPrChange>
            </w:pPr>
            <w:ins w:id="384" w:author="Kate Gray" w:date="2025-09-17T10:19:00Z">
              <w:r w:rsidRPr="00471A3B">
                <w:rPr>
                  <w:rFonts w:cstheme="minorHAnsi"/>
                  <w:bCs/>
                </w:rPr>
                <w:t>0x01-0x20</w:t>
              </w:r>
            </w:ins>
          </w:p>
        </w:tc>
        <w:tc>
          <w:tcPr>
            <w:tcW w:w="2120" w:type="dxa"/>
          </w:tcPr>
          <w:p w14:paraId="3D3BDC7C" w14:textId="66174CEC" w:rsidR="009B30FF" w:rsidRDefault="009B30FF">
            <w:pPr>
              <w:autoSpaceDE w:val="0"/>
              <w:autoSpaceDN w:val="0"/>
              <w:adjustRightInd w:val="0"/>
              <w:rPr>
                <w:ins w:id="385" w:author="Kate Gray" w:date="2025-09-17T10:16:00Z" w16du:dateUtc="2025-09-17T14:16:00Z"/>
                <w:rFonts w:cstheme="minorHAnsi"/>
                <w:bCs/>
              </w:rPr>
              <w:pPrChange w:id="386" w:author="Kate Gray [2]" w:date="2025-09-17T10:20:00Z" w16du:dateUtc="2025-09-17T14:20:00Z">
                <w:pPr>
                  <w:autoSpaceDE w:val="0"/>
                  <w:autoSpaceDN w:val="0"/>
                  <w:adjustRightInd w:val="0"/>
                  <w:jc w:val="center"/>
                </w:pPr>
              </w:pPrChange>
            </w:pPr>
            <w:ins w:id="387" w:author="Kate Gray" w:date="2025-09-17T10:20:00Z">
              <w:r w:rsidRPr="00471A3B">
                <w:rPr>
                  <w:rFonts w:cstheme="minorHAnsi"/>
                  <w:bCs/>
                </w:rPr>
                <w:t>Config Count</w:t>
              </w:r>
            </w:ins>
          </w:p>
        </w:tc>
        <w:tc>
          <w:tcPr>
            <w:tcW w:w="4455" w:type="dxa"/>
          </w:tcPr>
          <w:p w14:paraId="512B6595" w14:textId="44CD44C8" w:rsidR="009B30FF" w:rsidRDefault="009B30FF">
            <w:pPr>
              <w:autoSpaceDE w:val="0"/>
              <w:autoSpaceDN w:val="0"/>
              <w:adjustRightInd w:val="0"/>
              <w:rPr>
                <w:ins w:id="388" w:author="Kate Gray" w:date="2025-09-17T10:17:00Z" w16du:dateUtc="2025-09-17T14:17:00Z"/>
                <w:rFonts w:cstheme="minorHAnsi"/>
                <w:bCs/>
              </w:rPr>
              <w:pPrChange w:id="389" w:author="Kate Gray [2]" w:date="2025-09-17T10:20:00Z" w16du:dateUtc="2025-09-17T14:20:00Z">
                <w:pPr>
                  <w:autoSpaceDE w:val="0"/>
                  <w:autoSpaceDN w:val="0"/>
                  <w:adjustRightInd w:val="0"/>
                  <w:jc w:val="center"/>
                </w:pPr>
              </w:pPrChange>
            </w:pPr>
            <w:ins w:id="390" w:author="Kate Gray" w:date="2025-09-17T10:21:00Z">
              <w:r w:rsidRPr="00471A3B">
                <w:rPr>
                  <w:rFonts w:cstheme="minorHAnsi"/>
                  <w:bCs/>
                </w:rPr>
                <w:t>Number of configurations (1-32)</w:t>
              </w:r>
            </w:ins>
          </w:p>
        </w:tc>
      </w:tr>
      <w:tr w:rsidR="009B30FF" w:rsidRPr="00F06BC4" w14:paraId="340F9FF1" w14:textId="77777777" w:rsidTr="009B30FF">
        <w:trPr>
          <w:ins w:id="391" w:author="Kate Gray" w:date="2025-09-17T10:16:00Z"/>
        </w:trPr>
        <w:tc>
          <w:tcPr>
            <w:tcW w:w="1220" w:type="dxa"/>
          </w:tcPr>
          <w:p w14:paraId="4397049C" w14:textId="0E085EB2" w:rsidR="009B30FF" w:rsidRDefault="009B30FF">
            <w:pPr>
              <w:autoSpaceDE w:val="0"/>
              <w:autoSpaceDN w:val="0"/>
              <w:adjustRightInd w:val="0"/>
              <w:rPr>
                <w:ins w:id="392" w:author="Kate Gray" w:date="2025-09-17T10:16:00Z" w16du:dateUtc="2025-09-17T14:16:00Z"/>
                <w:rFonts w:cstheme="minorHAnsi"/>
                <w:bCs/>
              </w:rPr>
              <w:pPrChange w:id="393" w:author="Kate Gray [2]" w:date="2025-09-17T10:20:00Z" w16du:dateUtc="2025-09-17T14:20:00Z">
                <w:pPr>
                  <w:autoSpaceDE w:val="0"/>
                  <w:autoSpaceDN w:val="0"/>
                  <w:adjustRightInd w:val="0"/>
                  <w:jc w:val="center"/>
                </w:pPr>
              </w:pPrChange>
            </w:pPr>
            <w:ins w:id="394" w:author="Kate Gray" w:date="2025-09-17T10:17:00Z" w16du:dateUtc="2025-09-17T14:17:00Z">
              <w:r>
                <w:rPr>
                  <w:rFonts w:cstheme="minorHAnsi"/>
                  <w:bCs/>
                </w:rPr>
                <w:t>DATA[8…]</w:t>
              </w:r>
            </w:ins>
          </w:p>
        </w:tc>
        <w:tc>
          <w:tcPr>
            <w:tcW w:w="1565" w:type="dxa"/>
          </w:tcPr>
          <w:p w14:paraId="1398A2D3" w14:textId="5252EA36" w:rsidR="009B30FF" w:rsidRDefault="009B30FF">
            <w:pPr>
              <w:autoSpaceDE w:val="0"/>
              <w:autoSpaceDN w:val="0"/>
              <w:adjustRightInd w:val="0"/>
              <w:rPr>
                <w:ins w:id="395" w:author="Kate Gray" w:date="2025-09-17T10:16:00Z" w16du:dateUtc="2025-09-17T14:16:00Z"/>
                <w:rFonts w:cstheme="minorHAnsi"/>
                <w:bCs/>
              </w:rPr>
              <w:pPrChange w:id="396" w:author="Kate Gray [2]" w:date="2025-09-17T10:20:00Z" w16du:dateUtc="2025-09-17T14:20:00Z">
                <w:pPr>
                  <w:autoSpaceDE w:val="0"/>
                  <w:autoSpaceDN w:val="0"/>
                  <w:adjustRightInd w:val="0"/>
                  <w:jc w:val="center"/>
                </w:pPr>
              </w:pPrChange>
            </w:pPr>
            <w:ins w:id="397" w:author="Kate Gray" w:date="2025-09-17T10:19:00Z">
              <w:r w:rsidRPr="00471A3B">
                <w:rPr>
                  <w:rFonts w:cstheme="minorHAnsi"/>
                  <w:bCs/>
                </w:rPr>
                <w:t>Variable</w:t>
              </w:r>
            </w:ins>
          </w:p>
        </w:tc>
        <w:tc>
          <w:tcPr>
            <w:tcW w:w="2120" w:type="dxa"/>
          </w:tcPr>
          <w:p w14:paraId="61AB3D6F" w14:textId="7124C5C8" w:rsidR="009B30FF" w:rsidRDefault="009B30FF">
            <w:pPr>
              <w:autoSpaceDE w:val="0"/>
              <w:autoSpaceDN w:val="0"/>
              <w:adjustRightInd w:val="0"/>
              <w:rPr>
                <w:ins w:id="398" w:author="Kate Gray" w:date="2025-09-17T10:16:00Z" w16du:dateUtc="2025-09-17T14:16:00Z"/>
                <w:rFonts w:cstheme="minorHAnsi"/>
                <w:bCs/>
              </w:rPr>
              <w:pPrChange w:id="399" w:author="Kate Gray [2]" w:date="2025-09-17T10:20:00Z" w16du:dateUtc="2025-09-17T14:20:00Z">
                <w:pPr>
                  <w:autoSpaceDE w:val="0"/>
                  <w:autoSpaceDN w:val="0"/>
                  <w:adjustRightInd w:val="0"/>
                  <w:jc w:val="center"/>
                </w:pPr>
              </w:pPrChange>
            </w:pPr>
            <w:ins w:id="400" w:author="Kate Gray" w:date="2025-09-17T10:20:00Z">
              <w:r w:rsidRPr="00471A3B">
                <w:rPr>
                  <w:rFonts w:cstheme="minorHAnsi"/>
                  <w:bCs/>
                </w:rPr>
                <w:t>TLV Data</w:t>
              </w:r>
            </w:ins>
          </w:p>
        </w:tc>
        <w:tc>
          <w:tcPr>
            <w:tcW w:w="4455" w:type="dxa"/>
          </w:tcPr>
          <w:p w14:paraId="5266DDF1" w14:textId="2E220602" w:rsidR="009B30FF" w:rsidRDefault="009B30FF">
            <w:pPr>
              <w:autoSpaceDE w:val="0"/>
              <w:autoSpaceDN w:val="0"/>
              <w:adjustRightInd w:val="0"/>
              <w:rPr>
                <w:ins w:id="401" w:author="Kate Gray" w:date="2025-09-17T10:17:00Z" w16du:dateUtc="2025-09-17T14:17:00Z"/>
                <w:rFonts w:cstheme="minorHAnsi"/>
                <w:bCs/>
              </w:rPr>
              <w:pPrChange w:id="402" w:author="Kate Gray [2]" w:date="2025-09-17T10:20:00Z" w16du:dateUtc="2025-09-17T14:20:00Z">
                <w:pPr>
                  <w:autoSpaceDE w:val="0"/>
                  <w:autoSpaceDN w:val="0"/>
                  <w:adjustRightInd w:val="0"/>
                  <w:jc w:val="center"/>
                </w:pPr>
              </w:pPrChange>
            </w:pPr>
            <w:ins w:id="403" w:author="Kate Gray" w:date="2025-09-17T10:20:00Z" w16du:dateUtc="2025-09-17T14:20:00Z">
              <w:r>
                <w:rPr>
                  <w:rFonts w:cstheme="minorHAnsi"/>
                  <w:bCs/>
                </w:rPr>
                <w:t>Configuration Entries</w:t>
              </w:r>
            </w:ins>
          </w:p>
        </w:tc>
      </w:tr>
    </w:tbl>
    <w:p w14:paraId="25E7ECAC" w14:textId="77777777" w:rsidR="003B5819" w:rsidRDefault="003B5819" w:rsidP="00ED4879">
      <w:pPr>
        <w:rPr>
          <w:rFonts w:cstheme="minorHAnsi"/>
          <w:b/>
        </w:rPr>
      </w:pPr>
    </w:p>
    <w:p w14:paraId="408808FA" w14:textId="379BA0B4" w:rsidR="009B30FF" w:rsidRPr="009B30FF" w:rsidRDefault="009B30FF" w:rsidP="00F07008">
      <w:pPr>
        <w:spacing w:before="100" w:beforeAutospacing="1" w:after="100" w:afterAutospacing="1" w:line="240" w:lineRule="auto"/>
        <w:outlineLvl w:val="2"/>
        <w:rPr>
          <w:ins w:id="404" w:author="Kate Gray" w:date="2025-09-17T10:23:00Z" w16du:dateUtc="2025-09-17T14:23:00Z"/>
          <w:rFonts w:eastAsia="Times New Roman" w:cstheme="minorHAnsi"/>
          <w:b/>
          <w:bCs/>
          <w:sz w:val="27"/>
          <w:szCs w:val="27"/>
          <w:rPrChange w:id="405" w:author="Kate Gray [2]" w:date="2025-09-17T10:24:00Z" w16du:dateUtc="2025-09-17T14:24:00Z">
            <w:rPr>
              <w:ins w:id="406" w:author="Kate Gray" w:date="2025-09-17T10:23:00Z" w16du:dateUtc="2025-09-17T14:23:00Z"/>
              <w:rFonts w:ascii="Times New Roman" w:eastAsia="Times New Roman" w:hAnsi="Times New Roman" w:cs="Times New Roman"/>
              <w:b/>
              <w:bCs/>
              <w:sz w:val="27"/>
              <w:szCs w:val="27"/>
            </w:rPr>
          </w:rPrChange>
        </w:rPr>
      </w:pPr>
      <w:ins w:id="407" w:author="Kate Gray" w:date="2025-09-17T10:23:00Z" w16du:dateUtc="2025-09-17T14:23:00Z">
        <w:r w:rsidRPr="009B30FF">
          <w:rPr>
            <w:rFonts w:eastAsia="Times New Roman" w:cstheme="minorHAnsi"/>
            <w:b/>
            <w:bCs/>
            <w:sz w:val="27"/>
            <w:szCs w:val="27"/>
            <w:rPrChange w:id="408" w:author="Kate Gray [2]" w:date="2025-09-17T10:24:00Z" w16du:dateUtc="2025-09-17T14:24:00Z">
              <w:rPr>
                <w:rFonts w:ascii="Times New Roman" w:eastAsia="Times New Roman" w:hAnsi="Times New Roman" w:cs="Times New Roman"/>
                <w:b/>
                <w:bCs/>
                <w:sz w:val="27"/>
                <w:szCs w:val="27"/>
              </w:rPr>
            </w:rPrChange>
          </w:rPr>
          <w:t>PIV Mode Flags</w:t>
        </w:r>
      </w:ins>
    </w:p>
    <w:tbl>
      <w:tblPr>
        <w:tblStyle w:val="TableGrid"/>
        <w:tblW w:w="5000" w:type="pct"/>
        <w:tblLook w:val="04A0" w:firstRow="1" w:lastRow="0" w:firstColumn="1" w:lastColumn="0" w:noHBand="0" w:noVBand="1"/>
        <w:tblPrChange w:id="409" w:author="Kate Gray [2]" w:date="2025-09-17T10:25:00Z" w16du:dateUtc="2025-09-17T14:25:00Z">
          <w:tblPr>
            <w:tblStyle w:val="TableGrid"/>
            <w:tblW w:w="5000" w:type="pct"/>
            <w:tblLook w:val="04A0" w:firstRow="1" w:lastRow="0" w:firstColumn="1" w:lastColumn="0" w:noHBand="0" w:noVBand="1"/>
          </w:tblPr>
        </w:tblPrChange>
      </w:tblPr>
      <w:tblGrid>
        <w:gridCol w:w="1264"/>
        <w:gridCol w:w="762"/>
        <w:gridCol w:w="7334"/>
        <w:tblGridChange w:id="410">
          <w:tblGrid>
            <w:gridCol w:w="5"/>
            <w:gridCol w:w="1259"/>
            <w:gridCol w:w="762"/>
            <w:gridCol w:w="1095"/>
            <w:gridCol w:w="3117"/>
            <w:gridCol w:w="3117"/>
            <w:gridCol w:w="5"/>
          </w:tblGrid>
        </w:tblGridChange>
      </w:tblGrid>
      <w:tr w:rsidR="009B30FF" w:rsidRPr="009B30FF" w14:paraId="7993DBEA" w14:textId="77777777" w:rsidTr="009B30FF">
        <w:trPr>
          <w:ins w:id="411" w:author="Kate Gray" w:date="2025-09-17T10:24:00Z"/>
          <w:trPrChange w:id="412" w:author="Kate Gray [2]" w:date="2025-09-17T10:25:00Z" w16du:dateUtc="2025-09-17T14:25:00Z">
            <w:trPr>
              <w:gridBefore w:val="1"/>
              <w:gridAfter w:val="0"/>
            </w:trPr>
          </w:trPrChange>
        </w:trPr>
        <w:tc>
          <w:tcPr>
            <w:tcW w:w="430" w:type="pct"/>
            <w:tcPrChange w:id="413" w:author="Kate Gray [2]" w:date="2025-09-17T10:25:00Z" w16du:dateUtc="2025-09-17T14:25:00Z">
              <w:tcPr>
                <w:tcW w:w="1666" w:type="pct"/>
                <w:gridSpan w:val="3"/>
              </w:tcPr>
            </w:tcPrChange>
          </w:tcPr>
          <w:p w14:paraId="4F1E3CE7" w14:textId="7BCE435F" w:rsidR="009B30FF" w:rsidRPr="009B30FF" w:rsidRDefault="009B30FF" w:rsidP="00F07008">
            <w:pPr>
              <w:spacing w:before="100" w:beforeAutospacing="1" w:after="100" w:afterAutospacing="1"/>
              <w:outlineLvl w:val="2"/>
              <w:rPr>
                <w:ins w:id="414" w:author="Kate Gray" w:date="2025-09-17T10:24:00Z" w16du:dateUtc="2025-09-17T14:24:00Z"/>
                <w:rFonts w:eastAsia="Times New Roman" w:cstheme="minorHAnsi"/>
                <w:b/>
                <w:bCs/>
                <w:sz w:val="27"/>
                <w:szCs w:val="27"/>
                <w:rPrChange w:id="415" w:author="Kate Gray [2]" w:date="2025-09-17T10:25:00Z" w16du:dateUtc="2025-09-17T14:25:00Z">
                  <w:rPr>
                    <w:ins w:id="416" w:author="Kate Gray" w:date="2025-09-17T10:24:00Z" w16du:dateUtc="2025-09-17T14:24:00Z"/>
                    <w:rFonts w:ascii="Times New Roman" w:eastAsia="Times New Roman" w:hAnsi="Times New Roman" w:cs="Times New Roman"/>
                    <w:b/>
                    <w:bCs/>
                    <w:sz w:val="27"/>
                    <w:szCs w:val="27"/>
                  </w:rPr>
                </w:rPrChange>
              </w:rPr>
            </w:pPr>
            <w:ins w:id="417" w:author="Kate Gray" w:date="2025-09-17T10:25:00Z" w16du:dateUtc="2025-09-17T14:25:00Z">
              <w:r w:rsidRPr="009B30FF">
                <w:rPr>
                  <w:rFonts w:cstheme="minorHAnsi"/>
                  <w:b/>
                </w:rPr>
                <w:t>Bit</w:t>
              </w:r>
            </w:ins>
          </w:p>
        </w:tc>
        <w:tc>
          <w:tcPr>
            <w:tcW w:w="530" w:type="pct"/>
            <w:tcPrChange w:id="418" w:author="Kate Gray [2]" w:date="2025-09-17T10:25:00Z" w16du:dateUtc="2025-09-17T14:25:00Z">
              <w:tcPr>
                <w:tcW w:w="1667" w:type="pct"/>
              </w:tcPr>
            </w:tcPrChange>
          </w:tcPr>
          <w:p w14:paraId="56134ACD" w14:textId="1269DF80" w:rsidR="009B30FF" w:rsidRPr="009B30FF" w:rsidRDefault="009B30FF" w:rsidP="00F07008">
            <w:pPr>
              <w:spacing w:before="100" w:beforeAutospacing="1" w:after="100" w:afterAutospacing="1"/>
              <w:outlineLvl w:val="2"/>
              <w:rPr>
                <w:ins w:id="419" w:author="Kate Gray" w:date="2025-09-17T10:24:00Z" w16du:dateUtc="2025-09-17T14:24:00Z"/>
                <w:rFonts w:eastAsia="Times New Roman" w:cstheme="minorHAnsi"/>
                <w:b/>
                <w:bCs/>
                <w:sz w:val="27"/>
                <w:szCs w:val="27"/>
                <w:rPrChange w:id="420" w:author="Kate Gray [2]" w:date="2025-09-17T10:25:00Z" w16du:dateUtc="2025-09-17T14:25:00Z">
                  <w:rPr>
                    <w:ins w:id="421" w:author="Kate Gray" w:date="2025-09-17T10:24:00Z" w16du:dateUtc="2025-09-17T14:24:00Z"/>
                    <w:rFonts w:ascii="Times New Roman" w:eastAsia="Times New Roman" w:hAnsi="Times New Roman" w:cs="Times New Roman"/>
                    <w:b/>
                    <w:bCs/>
                    <w:sz w:val="27"/>
                    <w:szCs w:val="27"/>
                  </w:rPr>
                </w:rPrChange>
              </w:rPr>
            </w:pPr>
            <w:ins w:id="422" w:author="Kate Gray" w:date="2025-09-17T10:25:00Z" w16du:dateUtc="2025-09-17T14:25:00Z">
              <w:r w:rsidRPr="009B30FF">
                <w:rPr>
                  <w:rFonts w:cstheme="minorHAnsi"/>
                  <w:b/>
                </w:rPr>
                <w:t>Value</w:t>
              </w:r>
            </w:ins>
          </w:p>
        </w:tc>
        <w:tc>
          <w:tcPr>
            <w:tcW w:w="4040" w:type="pct"/>
            <w:tcPrChange w:id="423" w:author="Kate Gray [2]" w:date="2025-09-17T10:25:00Z" w16du:dateUtc="2025-09-17T14:25:00Z">
              <w:tcPr>
                <w:tcW w:w="1667" w:type="pct"/>
              </w:tcPr>
            </w:tcPrChange>
          </w:tcPr>
          <w:p w14:paraId="3D296EFE" w14:textId="689AD0F1" w:rsidR="009B30FF" w:rsidRPr="009B30FF" w:rsidRDefault="009B30FF" w:rsidP="00F07008">
            <w:pPr>
              <w:spacing w:before="100" w:beforeAutospacing="1" w:after="100" w:afterAutospacing="1"/>
              <w:outlineLvl w:val="2"/>
              <w:rPr>
                <w:ins w:id="424" w:author="Kate Gray" w:date="2025-09-17T10:24:00Z" w16du:dateUtc="2025-09-17T14:24:00Z"/>
                <w:rFonts w:eastAsia="Times New Roman" w:cstheme="minorHAnsi"/>
                <w:b/>
                <w:bCs/>
                <w:sz w:val="27"/>
                <w:szCs w:val="27"/>
                <w:rPrChange w:id="425" w:author="Kate Gray [2]" w:date="2025-09-17T10:25:00Z" w16du:dateUtc="2025-09-17T14:25:00Z">
                  <w:rPr>
                    <w:ins w:id="426" w:author="Kate Gray" w:date="2025-09-17T10:24:00Z" w16du:dateUtc="2025-09-17T14:24:00Z"/>
                    <w:rFonts w:ascii="Times New Roman" w:eastAsia="Times New Roman" w:hAnsi="Times New Roman" w:cs="Times New Roman"/>
                    <w:b/>
                    <w:bCs/>
                    <w:sz w:val="27"/>
                    <w:szCs w:val="27"/>
                  </w:rPr>
                </w:rPrChange>
              </w:rPr>
            </w:pPr>
            <w:ins w:id="427" w:author="Kate Gray" w:date="2025-09-17T10:25:00Z" w16du:dateUtc="2025-09-17T14:25:00Z">
              <w:r w:rsidRPr="009B30FF">
                <w:rPr>
                  <w:rFonts w:cstheme="minorHAnsi"/>
                  <w:b/>
                </w:rPr>
                <w:t>Description</w:t>
              </w:r>
            </w:ins>
          </w:p>
        </w:tc>
      </w:tr>
      <w:tr w:rsidR="009B30FF" w:rsidRPr="009B30FF" w14:paraId="382AD4B6" w14:textId="77777777" w:rsidTr="009B30FF">
        <w:trPr>
          <w:ins w:id="428" w:author="Kate Gray" w:date="2025-09-17T10:24:00Z"/>
          <w:trPrChange w:id="429" w:author="Kate Gray [2]" w:date="2025-09-17T10:25:00Z" w16du:dateUtc="2025-09-17T14:25:00Z">
            <w:trPr>
              <w:gridBefore w:val="1"/>
              <w:gridAfter w:val="0"/>
            </w:trPr>
          </w:trPrChange>
        </w:trPr>
        <w:tc>
          <w:tcPr>
            <w:tcW w:w="430" w:type="pct"/>
            <w:tcPrChange w:id="430" w:author="Kate Gray [2]" w:date="2025-09-17T10:25:00Z" w16du:dateUtc="2025-09-17T14:25:00Z">
              <w:tcPr>
                <w:tcW w:w="1666" w:type="pct"/>
                <w:gridSpan w:val="3"/>
              </w:tcPr>
            </w:tcPrChange>
          </w:tcPr>
          <w:p w14:paraId="38689173" w14:textId="01DFAAC9" w:rsidR="009B30FF" w:rsidRPr="009B30FF" w:rsidRDefault="009B30FF" w:rsidP="00F07008">
            <w:pPr>
              <w:spacing w:before="100" w:beforeAutospacing="1" w:after="100" w:afterAutospacing="1"/>
              <w:outlineLvl w:val="2"/>
              <w:rPr>
                <w:ins w:id="431" w:author="Kate Gray" w:date="2025-09-17T10:24:00Z" w16du:dateUtc="2025-09-17T14:24:00Z"/>
                <w:rFonts w:eastAsia="Times New Roman" w:cstheme="minorHAnsi"/>
                <w:rPrChange w:id="432" w:author="Kate Gray [2]" w:date="2025-09-17T10:26:00Z" w16du:dateUtc="2025-09-17T14:26:00Z">
                  <w:rPr>
                    <w:ins w:id="433" w:author="Kate Gray" w:date="2025-09-17T10:24:00Z" w16du:dateUtc="2025-09-17T14:24:00Z"/>
                    <w:rFonts w:ascii="Times New Roman" w:eastAsia="Times New Roman" w:hAnsi="Times New Roman" w:cs="Times New Roman"/>
                    <w:b/>
                    <w:bCs/>
                    <w:sz w:val="27"/>
                    <w:szCs w:val="27"/>
                  </w:rPr>
                </w:rPrChange>
              </w:rPr>
            </w:pPr>
            <w:ins w:id="434" w:author="Kate Gray" w:date="2025-09-17T10:26:00Z" w16du:dateUtc="2025-09-17T14:26:00Z">
              <w:r w:rsidRPr="009B30FF">
                <w:rPr>
                  <w:rFonts w:eastAsia="Times New Roman" w:cstheme="minorHAnsi"/>
                  <w:rPrChange w:id="435" w:author="Kate Gray [2]" w:date="2025-09-17T10:26:00Z" w16du:dateUtc="2025-09-17T14:26:00Z">
                    <w:rPr>
                      <w:rFonts w:eastAsia="Times New Roman" w:cstheme="minorHAnsi"/>
                      <w:b/>
                      <w:bCs/>
                      <w:sz w:val="27"/>
                      <w:szCs w:val="27"/>
                    </w:rPr>
                  </w:rPrChange>
                </w:rPr>
                <w:t>0</w:t>
              </w:r>
            </w:ins>
          </w:p>
        </w:tc>
        <w:tc>
          <w:tcPr>
            <w:tcW w:w="530" w:type="pct"/>
            <w:tcPrChange w:id="436" w:author="Kate Gray [2]" w:date="2025-09-17T10:25:00Z" w16du:dateUtc="2025-09-17T14:25:00Z">
              <w:tcPr>
                <w:tcW w:w="1667" w:type="pct"/>
              </w:tcPr>
            </w:tcPrChange>
          </w:tcPr>
          <w:p w14:paraId="1EA0C2C5" w14:textId="1C57B988" w:rsidR="009B30FF" w:rsidRPr="009B30FF" w:rsidRDefault="009B30FF" w:rsidP="00F07008">
            <w:pPr>
              <w:spacing w:before="100" w:beforeAutospacing="1" w:after="100" w:afterAutospacing="1"/>
              <w:outlineLvl w:val="2"/>
              <w:rPr>
                <w:ins w:id="437" w:author="Kate Gray" w:date="2025-09-17T10:24:00Z" w16du:dateUtc="2025-09-17T14:24:00Z"/>
                <w:rFonts w:eastAsia="Times New Roman" w:cstheme="minorHAnsi"/>
                <w:rPrChange w:id="438" w:author="Kate Gray [2]" w:date="2025-09-17T10:26:00Z" w16du:dateUtc="2025-09-17T14:26:00Z">
                  <w:rPr>
                    <w:ins w:id="439" w:author="Kate Gray" w:date="2025-09-17T10:24:00Z" w16du:dateUtc="2025-09-17T14:24:00Z"/>
                    <w:rFonts w:ascii="Times New Roman" w:eastAsia="Times New Roman" w:hAnsi="Times New Roman" w:cs="Times New Roman"/>
                    <w:b/>
                    <w:bCs/>
                    <w:sz w:val="27"/>
                    <w:szCs w:val="27"/>
                  </w:rPr>
                </w:rPrChange>
              </w:rPr>
            </w:pPr>
            <w:ins w:id="440" w:author="Kate Gray" w:date="2025-09-17T10:26:00Z" w16du:dateUtc="2025-09-17T14:26:00Z">
              <w:r>
                <w:rPr>
                  <w:rFonts w:eastAsia="Times New Roman" w:cstheme="minorHAnsi"/>
                </w:rPr>
                <w:t>0x01</w:t>
              </w:r>
            </w:ins>
          </w:p>
        </w:tc>
        <w:tc>
          <w:tcPr>
            <w:tcW w:w="4040" w:type="pct"/>
            <w:tcPrChange w:id="441" w:author="Kate Gray [2]" w:date="2025-09-17T10:25:00Z" w16du:dateUtc="2025-09-17T14:25:00Z">
              <w:tcPr>
                <w:tcW w:w="1667" w:type="pct"/>
              </w:tcPr>
            </w:tcPrChange>
          </w:tcPr>
          <w:p w14:paraId="185CB8D0" w14:textId="321B42AC" w:rsidR="009B30FF" w:rsidRPr="009B30FF" w:rsidRDefault="009B30FF" w:rsidP="00F07008">
            <w:pPr>
              <w:spacing w:before="100" w:beforeAutospacing="1" w:after="100" w:afterAutospacing="1"/>
              <w:outlineLvl w:val="2"/>
              <w:rPr>
                <w:ins w:id="442" w:author="Kate Gray" w:date="2025-09-17T10:24:00Z" w16du:dateUtc="2025-09-17T14:24:00Z"/>
                <w:rFonts w:eastAsia="Times New Roman" w:cstheme="minorHAnsi"/>
                <w:rPrChange w:id="443" w:author="Kate Gray [2]" w:date="2025-09-17T10:26:00Z" w16du:dateUtc="2025-09-17T14:26:00Z">
                  <w:rPr>
                    <w:ins w:id="444" w:author="Kate Gray" w:date="2025-09-17T10:24:00Z" w16du:dateUtc="2025-09-17T14:24:00Z"/>
                    <w:rFonts w:ascii="Times New Roman" w:eastAsia="Times New Roman" w:hAnsi="Times New Roman" w:cs="Times New Roman"/>
                    <w:b/>
                    <w:bCs/>
                    <w:sz w:val="27"/>
                    <w:szCs w:val="27"/>
                  </w:rPr>
                </w:rPrChange>
              </w:rPr>
            </w:pPr>
            <w:ins w:id="445" w:author="Kate Gray" w:date="2025-09-17T10:27:00Z" w16du:dateUtc="2025-09-17T14:27:00Z">
              <w:r>
                <w:t>Enable Autonomous PIV (HSAP) mode</w:t>
              </w:r>
            </w:ins>
          </w:p>
        </w:tc>
      </w:tr>
      <w:tr w:rsidR="009B30FF" w:rsidRPr="009B30FF" w14:paraId="41E5E9FC" w14:textId="77777777" w:rsidTr="009B30FF">
        <w:trPr>
          <w:ins w:id="446" w:author="Kate Gray" w:date="2025-09-17T10:24:00Z"/>
          <w:trPrChange w:id="447" w:author="Kate Gray [2]" w:date="2025-09-17T10:25:00Z" w16du:dateUtc="2025-09-17T14:25:00Z">
            <w:trPr>
              <w:gridBefore w:val="1"/>
              <w:gridAfter w:val="0"/>
            </w:trPr>
          </w:trPrChange>
        </w:trPr>
        <w:tc>
          <w:tcPr>
            <w:tcW w:w="430" w:type="pct"/>
            <w:tcPrChange w:id="448" w:author="Kate Gray [2]" w:date="2025-09-17T10:25:00Z" w16du:dateUtc="2025-09-17T14:25:00Z">
              <w:tcPr>
                <w:tcW w:w="1666" w:type="pct"/>
                <w:gridSpan w:val="3"/>
              </w:tcPr>
            </w:tcPrChange>
          </w:tcPr>
          <w:p w14:paraId="5E2F1917" w14:textId="0531BBF9" w:rsidR="009B30FF" w:rsidRPr="009B30FF" w:rsidRDefault="009B30FF" w:rsidP="00F07008">
            <w:pPr>
              <w:spacing w:before="100" w:beforeAutospacing="1" w:after="100" w:afterAutospacing="1"/>
              <w:outlineLvl w:val="2"/>
              <w:rPr>
                <w:ins w:id="449" w:author="Kate Gray" w:date="2025-09-17T10:24:00Z" w16du:dateUtc="2025-09-17T14:24:00Z"/>
                <w:rFonts w:eastAsia="Times New Roman" w:cstheme="minorHAnsi"/>
                <w:rPrChange w:id="450" w:author="Kate Gray [2]" w:date="2025-09-17T10:26:00Z" w16du:dateUtc="2025-09-17T14:26:00Z">
                  <w:rPr>
                    <w:ins w:id="451" w:author="Kate Gray" w:date="2025-09-17T10:24:00Z" w16du:dateUtc="2025-09-17T14:24:00Z"/>
                    <w:rFonts w:ascii="Times New Roman" w:eastAsia="Times New Roman" w:hAnsi="Times New Roman" w:cs="Times New Roman"/>
                    <w:b/>
                    <w:bCs/>
                    <w:sz w:val="27"/>
                    <w:szCs w:val="27"/>
                  </w:rPr>
                </w:rPrChange>
              </w:rPr>
            </w:pPr>
            <w:commentRangeStart w:id="452"/>
            <w:commentRangeStart w:id="453"/>
            <w:ins w:id="454" w:author="Kate Gray" w:date="2025-09-17T10:26:00Z" w16du:dateUtc="2025-09-17T14:26:00Z">
              <w:r w:rsidRPr="009B30FF">
                <w:rPr>
                  <w:rFonts w:eastAsia="Times New Roman" w:cstheme="minorHAnsi"/>
                  <w:rPrChange w:id="455" w:author="Kate Gray [2]" w:date="2025-09-17T10:26:00Z" w16du:dateUtc="2025-09-17T14:26:00Z">
                    <w:rPr>
                      <w:rFonts w:eastAsia="Times New Roman" w:cstheme="minorHAnsi"/>
                      <w:b/>
                      <w:bCs/>
                      <w:sz w:val="27"/>
                      <w:szCs w:val="27"/>
                    </w:rPr>
                  </w:rPrChange>
                </w:rPr>
                <w:t>1</w:t>
              </w:r>
            </w:ins>
          </w:p>
        </w:tc>
        <w:tc>
          <w:tcPr>
            <w:tcW w:w="530" w:type="pct"/>
            <w:tcPrChange w:id="456" w:author="Kate Gray [2]" w:date="2025-09-17T10:25:00Z" w16du:dateUtc="2025-09-17T14:25:00Z">
              <w:tcPr>
                <w:tcW w:w="1667" w:type="pct"/>
              </w:tcPr>
            </w:tcPrChange>
          </w:tcPr>
          <w:p w14:paraId="4FE2726D" w14:textId="6EBAFA39" w:rsidR="009B30FF" w:rsidRPr="009B30FF" w:rsidRDefault="009B30FF" w:rsidP="00F07008">
            <w:pPr>
              <w:spacing w:before="100" w:beforeAutospacing="1" w:after="100" w:afterAutospacing="1"/>
              <w:outlineLvl w:val="2"/>
              <w:rPr>
                <w:ins w:id="457" w:author="Kate Gray" w:date="2025-09-17T10:24:00Z" w16du:dateUtc="2025-09-17T14:24:00Z"/>
                <w:rFonts w:eastAsia="Times New Roman" w:cstheme="minorHAnsi"/>
                <w:rPrChange w:id="458" w:author="Kate Gray [2]" w:date="2025-09-17T10:26:00Z" w16du:dateUtc="2025-09-17T14:26:00Z">
                  <w:rPr>
                    <w:ins w:id="459" w:author="Kate Gray" w:date="2025-09-17T10:24:00Z" w16du:dateUtc="2025-09-17T14:24:00Z"/>
                    <w:rFonts w:ascii="Times New Roman" w:eastAsia="Times New Roman" w:hAnsi="Times New Roman" w:cs="Times New Roman"/>
                    <w:b/>
                    <w:bCs/>
                    <w:sz w:val="27"/>
                    <w:szCs w:val="27"/>
                  </w:rPr>
                </w:rPrChange>
              </w:rPr>
            </w:pPr>
            <w:ins w:id="460" w:author="Kate Gray" w:date="2025-09-17T10:26:00Z" w16du:dateUtc="2025-09-17T14:26:00Z">
              <w:r>
                <w:rPr>
                  <w:rFonts w:eastAsia="Times New Roman" w:cstheme="minorHAnsi"/>
                </w:rPr>
                <w:t>0x02</w:t>
              </w:r>
            </w:ins>
          </w:p>
        </w:tc>
        <w:tc>
          <w:tcPr>
            <w:tcW w:w="4040" w:type="pct"/>
            <w:tcPrChange w:id="461" w:author="Kate Gray [2]" w:date="2025-09-17T10:25:00Z" w16du:dateUtc="2025-09-17T14:25:00Z">
              <w:tcPr>
                <w:tcW w:w="1667" w:type="pct"/>
              </w:tcPr>
            </w:tcPrChange>
          </w:tcPr>
          <w:p w14:paraId="3D4CAF17" w14:textId="69E84719" w:rsidR="009B30FF" w:rsidRPr="009B30FF" w:rsidRDefault="009B30FF" w:rsidP="00F07008">
            <w:pPr>
              <w:spacing w:before="100" w:beforeAutospacing="1" w:after="100" w:afterAutospacing="1"/>
              <w:outlineLvl w:val="2"/>
              <w:rPr>
                <w:ins w:id="462" w:author="Kate Gray" w:date="2025-09-17T10:24:00Z" w16du:dateUtc="2025-09-17T14:24:00Z"/>
                <w:rFonts w:eastAsia="Times New Roman" w:cstheme="minorHAnsi"/>
                <w:rPrChange w:id="463" w:author="Kate Gray [2]" w:date="2025-09-17T10:26:00Z" w16du:dateUtc="2025-09-17T14:26:00Z">
                  <w:rPr>
                    <w:ins w:id="464" w:author="Kate Gray" w:date="2025-09-17T10:24:00Z" w16du:dateUtc="2025-09-17T14:24:00Z"/>
                    <w:rFonts w:ascii="Times New Roman" w:eastAsia="Times New Roman" w:hAnsi="Times New Roman" w:cs="Times New Roman"/>
                    <w:b/>
                    <w:bCs/>
                    <w:sz w:val="27"/>
                    <w:szCs w:val="27"/>
                  </w:rPr>
                </w:rPrChange>
              </w:rPr>
            </w:pPr>
            <w:ins w:id="465" w:author="Kate Gray" w:date="2025-09-17T10:27:00Z" w16du:dateUtc="2025-09-17T14:27:00Z">
              <w:r>
                <w:t>Permit VCI usage when available</w:t>
              </w:r>
            </w:ins>
          </w:p>
        </w:tc>
      </w:tr>
      <w:commentRangeEnd w:id="452"/>
      <w:tr w:rsidR="009B30FF" w:rsidRPr="009B30FF" w14:paraId="5385C9A7" w14:textId="77777777" w:rsidTr="009B30FF">
        <w:trPr>
          <w:ins w:id="466" w:author="Kate Gray" w:date="2025-09-17T10:24:00Z"/>
          <w:trPrChange w:id="467" w:author="Kate Gray [2]" w:date="2025-09-17T10:25:00Z" w16du:dateUtc="2025-09-17T14:25:00Z">
            <w:trPr>
              <w:gridBefore w:val="1"/>
              <w:gridAfter w:val="0"/>
            </w:trPr>
          </w:trPrChange>
        </w:trPr>
        <w:tc>
          <w:tcPr>
            <w:tcW w:w="430" w:type="pct"/>
            <w:tcPrChange w:id="468" w:author="Kate Gray [2]" w:date="2025-09-17T10:25:00Z" w16du:dateUtc="2025-09-17T14:25:00Z">
              <w:tcPr>
                <w:tcW w:w="1666" w:type="pct"/>
                <w:gridSpan w:val="3"/>
              </w:tcPr>
            </w:tcPrChange>
          </w:tcPr>
          <w:p w14:paraId="2C4E4037" w14:textId="1F968978" w:rsidR="009B30FF" w:rsidRPr="009B30FF" w:rsidRDefault="00F863B1" w:rsidP="00F07008">
            <w:pPr>
              <w:spacing w:before="100" w:beforeAutospacing="1" w:after="100" w:afterAutospacing="1"/>
              <w:outlineLvl w:val="2"/>
              <w:rPr>
                <w:ins w:id="469" w:author="Kate Gray" w:date="2025-09-17T10:24:00Z" w16du:dateUtc="2025-09-17T14:24:00Z"/>
                <w:rFonts w:eastAsia="Times New Roman" w:cstheme="minorHAnsi"/>
                <w:rPrChange w:id="470" w:author="Kate Gray [2]" w:date="2025-09-17T10:26:00Z" w16du:dateUtc="2025-09-17T14:26:00Z">
                  <w:rPr>
                    <w:ins w:id="471" w:author="Kate Gray" w:date="2025-09-17T10:24:00Z" w16du:dateUtc="2025-09-17T14:24:00Z"/>
                    <w:rFonts w:ascii="Times New Roman" w:eastAsia="Times New Roman" w:hAnsi="Times New Roman" w:cs="Times New Roman"/>
                    <w:b/>
                    <w:bCs/>
                    <w:sz w:val="27"/>
                    <w:szCs w:val="27"/>
                  </w:rPr>
                </w:rPrChange>
              </w:rPr>
            </w:pPr>
            <w:r>
              <w:rPr>
                <w:rStyle w:val="CommentReference"/>
                <w:rFonts w:eastAsia="Times New Roman" w:cstheme="minorHAnsi"/>
                <w:sz w:val="22"/>
                <w:szCs w:val="22"/>
              </w:rPr>
              <w:commentReference w:id="452"/>
            </w:r>
            <w:commentRangeEnd w:id="453"/>
            <w:r w:rsidR="00AE033F">
              <w:rPr>
                <w:rStyle w:val="CommentReference"/>
                <w:rFonts w:eastAsia="Times New Roman" w:cstheme="minorHAnsi"/>
                <w:sz w:val="22"/>
                <w:szCs w:val="22"/>
              </w:rPr>
              <w:commentReference w:id="453"/>
            </w:r>
            <w:ins w:id="472" w:author="Kate Gray" w:date="2025-09-17T10:26:00Z" w16du:dateUtc="2025-09-17T14:26:00Z">
              <w:r w:rsidR="009B30FF">
                <w:rPr>
                  <w:rFonts w:eastAsia="Times New Roman" w:cstheme="minorHAnsi"/>
                </w:rPr>
                <w:t>2</w:t>
              </w:r>
            </w:ins>
          </w:p>
        </w:tc>
        <w:tc>
          <w:tcPr>
            <w:tcW w:w="530" w:type="pct"/>
            <w:tcPrChange w:id="473" w:author="Kate Gray [2]" w:date="2025-09-17T10:25:00Z" w16du:dateUtc="2025-09-17T14:25:00Z">
              <w:tcPr>
                <w:tcW w:w="1667" w:type="pct"/>
              </w:tcPr>
            </w:tcPrChange>
          </w:tcPr>
          <w:p w14:paraId="51024563" w14:textId="40C35E9A" w:rsidR="009B30FF" w:rsidRPr="009B30FF" w:rsidRDefault="009B30FF" w:rsidP="00F07008">
            <w:pPr>
              <w:spacing w:before="100" w:beforeAutospacing="1" w:after="100" w:afterAutospacing="1"/>
              <w:outlineLvl w:val="2"/>
              <w:rPr>
                <w:ins w:id="474" w:author="Kate Gray" w:date="2025-09-17T10:24:00Z" w16du:dateUtc="2025-09-17T14:24:00Z"/>
                <w:rFonts w:eastAsia="Times New Roman" w:cstheme="minorHAnsi"/>
                <w:rPrChange w:id="475" w:author="Kate Gray [2]" w:date="2025-09-17T10:26:00Z" w16du:dateUtc="2025-09-17T14:26:00Z">
                  <w:rPr>
                    <w:ins w:id="476" w:author="Kate Gray" w:date="2025-09-17T10:24:00Z" w16du:dateUtc="2025-09-17T14:24:00Z"/>
                    <w:rFonts w:ascii="Times New Roman" w:eastAsia="Times New Roman" w:hAnsi="Times New Roman" w:cs="Times New Roman"/>
                    <w:b/>
                    <w:bCs/>
                    <w:sz w:val="27"/>
                    <w:szCs w:val="27"/>
                  </w:rPr>
                </w:rPrChange>
              </w:rPr>
            </w:pPr>
            <w:ins w:id="477" w:author="Kate Gray" w:date="2025-09-17T10:26:00Z" w16du:dateUtc="2025-09-17T14:26:00Z">
              <w:r>
                <w:rPr>
                  <w:rFonts w:eastAsia="Times New Roman" w:cstheme="minorHAnsi"/>
                </w:rPr>
                <w:t>0x04</w:t>
              </w:r>
            </w:ins>
          </w:p>
        </w:tc>
        <w:tc>
          <w:tcPr>
            <w:tcW w:w="4040" w:type="pct"/>
            <w:tcPrChange w:id="478" w:author="Kate Gray [2]" w:date="2025-09-17T10:25:00Z" w16du:dateUtc="2025-09-17T14:25:00Z">
              <w:tcPr>
                <w:tcW w:w="1667" w:type="pct"/>
              </w:tcPr>
            </w:tcPrChange>
          </w:tcPr>
          <w:p w14:paraId="5F2CC4C6" w14:textId="6C0A9DA1" w:rsidR="009B30FF" w:rsidRPr="009B30FF" w:rsidRDefault="009B30FF" w:rsidP="00F07008">
            <w:pPr>
              <w:spacing w:before="100" w:beforeAutospacing="1" w:after="100" w:afterAutospacing="1"/>
              <w:outlineLvl w:val="2"/>
              <w:rPr>
                <w:ins w:id="479" w:author="Kate Gray" w:date="2025-09-17T10:24:00Z" w16du:dateUtc="2025-09-17T14:24:00Z"/>
                <w:rFonts w:eastAsia="Times New Roman" w:cstheme="minorHAnsi"/>
                <w:rPrChange w:id="480" w:author="Kate Gray [2]" w:date="2025-09-17T10:26:00Z" w16du:dateUtc="2025-09-17T14:26:00Z">
                  <w:rPr>
                    <w:ins w:id="481" w:author="Kate Gray" w:date="2025-09-17T10:24:00Z" w16du:dateUtc="2025-09-17T14:24:00Z"/>
                    <w:rFonts w:ascii="Times New Roman" w:eastAsia="Times New Roman" w:hAnsi="Times New Roman" w:cs="Times New Roman"/>
                    <w:b/>
                    <w:bCs/>
                    <w:sz w:val="27"/>
                    <w:szCs w:val="27"/>
                  </w:rPr>
                </w:rPrChange>
              </w:rPr>
            </w:pPr>
            <w:ins w:id="482" w:author="Kate Gray" w:date="2025-09-17T10:27:00Z" w16du:dateUtc="2025-09-17T14:27:00Z">
              <w:r>
                <w:t>FICAM strict mode (PIV applications only)</w:t>
              </w:r>
            </w:ins>
          </w:p>
        </w:tc>
      </w:tr>
      <w:tr w:rsidR="009B30FF" w:rsidRPr="009B30FF" w14:paraId="674E1E75" w14:textId="77777777" w:rsidTr="009B30FF">
        <w:trPr>
          <w:ins w:id="483" w:author="Kate Gray" w:date="2025-09-17T10:24:00Z"/>
          <w:trPrChange w:id="484" w:author="Kate Gray [2]" w:date="2025-09-17T10:25:00Z" w16du:dateUtc="2025-09-17T14:25:00Z">
            <w:trPr>
              <w:gridBefore w:val="1"/>
              <w:gridAfter w:val="0"/>
            </w:trPr>
          </w:trPrChange>
        </w:trPr>
        <w:tc>
          <w:tcPr>
            <w:tcW w:w="430" w:type="pct"/>
            <w:tcPrChange w:id="485" w:author="Kate Gray [2]" w:date="2025-09-17T10:25:00Z" w16du:dateUtc="2025-09-17T14:25:00Z">
              <w:tcPr>
                <w:tcW w:w="1666" w:type="pct"/>
                <w:gridSpan w:val="3"/>
              </w:tcPr>
            </w:tcPrChange>
          </w:tcPr>
          <w:p w14:paraId="222B048D" w14:textId="5FE37E0E" w:rsidR="009B30FF" w:rsidRPr="009B30FF" w:rsidRDefault="009B30FF" w:rsidP="00F07008">
            <w:pPr>
              <w:spacing w:before="100" w:beforeAutospacing="1" w:after="100" w:afterAutospacing="1"/>
              <w:outlineLvl w:val="2"/>
              <w:rPr>
                <w:ins w:id="486" w:author="Kate Gray" w:date="2025-09-17T10:24:00Z" w16du:dateUtc="2025-09-17T14:24:00Z"/>
                <w:rFonts w:eastAsia="Times New Roman" w:cstheme="minorHAnsi"/>
                <w:rPrChange w:id="487" w:author="Kate Gray [2]" w:date="2025-09-17T10:26:00Z" w16du:dateUtc="2025-09-17T14:26:00Z">
                  <w:rPr>
                    <w:ins w:id="488" w:author="Kate Gray" w:date="2025-09-17T10:24:00Z" w16du:dateUtc="2025-09-17T14:24:00Z"/>
                    <w:rFonts w:ascii="Times New Roman" w:eastAsia="Times New Roman" w:hAnsi="Times New Roman" w:cs="Times New Roman"/>
                    <w:b/>
                    <w:bCs/>
                    <w:sz w:val="27"/>
                    <w:szCs w:val="27"/>
                  </w:rPr>
                </w:rPrChange>
              </w:rPr>
            </w:pPr>
            <w:ins w:id="489" w:author="Kate Gray" w:date="2025-09-17T10:26:00Z" w16du:dateUtc="2025-09-17T14:26:00Z">
              <w:r>
                <w:rPr>
                  <w:rFonts w:eastAsia="Times New Roman" w:cstheme="minorHAnsi"/>
                </w:rPr>
                <w:t>3-7</w:t>
              </w:r>
            </w:ins>
          </w:p>
        </w:tc>
        <w:tc>
          <w:tcPr>
            <w:tcW w:w="530" w:type="pct"/>
            <w:tcPrChange w:id="490" w:author="Kate Gray [2]" w:date="2025-09-17T10:25:00Z" w16du:dateUtc="2025-09-17T14:25:00Z">
              <w:tcPr>
                <w:tcW w:w="1667" w:type="pct"/>
              </w:tcPr>
            </w:tcPrChange>
          </w:tcPr>
          <w:p w14:paraId="675A5D3A" w14:textId="0303ABDE" w:rsidR="009B30FF" w:rsidRPr="009B30FF" w:rsidRDefault="009B30FF" w:rsidP="00F07008">
            <w:pPr>
              <w:spacing w:before="100" w:beforeAutospacing="1" w:after="100" w:afterAutospacing="1"/>
              <w:outlineLvl w:val="2"/>
              <w:rPr>
                <w:ins w:id="491" w:author="Kate Gray" w:date="2025-09-17T10:24:00Z" w16du:dateUtc="2025-09-17T14:24:00Z"/>
                <w:rFonts w:eastAsia="Times New Roman" w:cstheme="minorHAnsi"/>
                <w:rPrChange w:id="492" w:author="Kate Gray [2]" w:date="2025-09-17T10:26:00Z" w16du:dateUtc="2025-09-17T14:26:00Z">
                  <w:rPr>
                    <w:ins w:id="493" w:author="Kate Gray" w:date="2025-09-17T10:24:00Z" w16du:dateUtc="2025-09-17T14:24:00Z"/>
                    <w:rFonts w:ascii="Times New Roman" w:eastAsia="Times New Roman" w:hAnsi="Times New Roman" w:cs="Times New Roman"/>
                    <w:b/>
                    <w:bCs/>
                    <w:sz w:val="27"/>
                    <w:szCs w:val="27"/>
                  </w:rPr>
                </w:rPrChange>
              </w:rPr>
            </w:pPr>
            <w:ins w:id="494" w:author="Kate Gray" w:date="2025-09-17T10:26:00Z" w16du:dateUtc="2025-09-17T14:26:00Z">
              <w:r>
                <w:rPr>
                  <w:rFonts w:eastAsia="Times New Roman" w:cstheme="minorHAnsi"/>
                </w:rPr>
                <w:t>0x</w:t>
              </w:r>
            </w:ins>
            <w:ins w:id="495" w:author="Kate Gray" w:date="2025-09-17T10:27:00Z" w16du:dateUtc="2025-09-17T14:27:00Z">
              <w:r>
                <w:rPr>
                  <w:rFonts w:eastAsia="Times New Roman" w:cstheme="minorHAnsi"/>
                </w:rPr>
                <w:t>F8</w:t>
              </w:r>
            </w:ins>
          </w:p>
        </w:tc>
        <w:tc>
          <w:tcPr>
            <w:tcW w:w="4040" w:type="pct"/>
            <w:tcPrChange w:id="496" w:author="Kate Gray [2]" w:date="2025-09-17T10:25:00Z" w16du:dateUtc="2025-09-17T14:25:00Z">
              <w:tcPr>
                <w:tcW w:w="1667" w:type="pct"/>
              </w:tcPr>
            </w:tcPrChange>
          </w:tcPr>
          <w:p w14:paraId="10B76944" w14:textId="19F5424F" w:rsidR="009B30FF" w:rsidRPr="009B30FF" w:rsidRDefault="009B30FF" w:rsidP="00F07008">
            <w:pPr>
              <w:spacing w:before="100" w:beforeAutospacing="1" w:after="100" w:afterAutospacing="1"/>
              <w:outlineLvl w:val="2"/>
              <w:rPr>
                <w:ins w:id="497" w:author="Kate Gray" w:date="2025-09-17T10:24:00Z" w16du:dateUtc="2025-09-17T14:24:00Z"/>
                <w:rFonts w:eastAsia="Times New Roman" w:cstheme="minorHAnsi"/>
                <w:rPrChange w:id="498" w:author="Kate Gray [2]" w:date="2025-09-17T10:26:00Z" w16du:dateUtc="2025-09-17T14:26:00Z">
                  <w:rPr>
                    <w:ins w:id="499" w:author="Kate Gray" w:date="2025-09-17T10:24:00Z" w16du:dateUtc="2025-09-17T14:24:00Z"/>
                    <w:rFonts w:ascii="Times New Roman" w:eastAsia="Times New Roman" w:hAnsi="Times New Roman" w:cs="Times New Roman"/>
                    <w:b/>
                    <w:bCs/>
                    <w:sz w:val="27"/>
                    <w:szCs w:val="27"/>
                  </w:rPr>
                </w:rPrChange>
              </w:rPr>
            </w:pPr>
            <w:ins w:id="500" w:author="Kate Gray" w:date="2025-09-17T10:27:00Z" w16du:dateUtc="2025-09-17T14:27:00Z">
              <w:r>
                <w:rPr>
                  <w:rFonts w:eastAsia="Times New Roman" w:cstheme="minorHAnsi"/>
                </w:rPr>
                <w:t>RFU (Set to 0)</w:t>
              </w:r>
            </w:ins>
          </w:p>
        </w:tc>
      </w:tr>
    </w:tbl>
    <w:p w14:paraId="4024C817" w14:textId="026D362C" w:rsidR="009B30FF" w:rsidRPr="00AE38F1" w:rsidRDefault="009B30FF" w:rsidP="009B30FF">
      <w:pPr>
        <w:spacing w:before="100" w:beforeAutospacing="1" w:after="100" w:afterAutospacing="1" w:line="240" w:lineRule="auto"/>
        <w:outlineLvl w:val="2"/>
        <w:rPr>
          <w:ins w:id="501" w:author="Kate Gray" w:date="2025-09-17T10:27:00Z" w16du:dateUtc="2025-09-17T14:27:00Z"/>
          <w:rFonts w:eastAsia="Times New Roman" w:cstheme="minorHAnsi"/>
          <w:b/>
          <w:bCs/>
          <w:sz w:val="27"/>
          <w:szCs w:val="27"/>
        </w:rPr>
      </w:pPr>
      <w:ins w:id="502" w:author="Kate Gray" w:date="2025-09-17T10:27:00Z" w16du:dateUtc="2025-09-17T14:27:00Z">
        <w:r>
          <w:rPr>
            <w:rFonts w:eastAsia="Times New Roman" w:cstheme="minorHAnsi"/>
            <w:b/>
            <w:bCs/>
            <w:sz w:val="27"/>
            <w:szCs w:val="27"/>
          </w:rPr>
          <w:t>TLV Configuration Structure</w:t>
        </w:r>
      </w:ins>
    </w:p>
    <w:tbl>
      <w:tblPr>
        <w:tblStyle w:val="TableGrid"/>
        <w:tblW w:w="5000" w:type="pct"/>
        <w:tblLook w:val="04A0" w:firstRow="1" w:lastRow="0" w:firstColumn="1" w:lastColumn="0" w:noHBand="0" w:noVBand="1"/>
        <w:tblPrChange w:id="503" w:author="Kate Gray [2]" w:date="2025-09-17T10:28:00Z" w16du:dateUtc="2025-09-17T14:28:00Z">
          <w:tblPr>
            <w:tblStyle w:val="TableGrid"/>
            <w:tblW w:w="5000" w:type="pct"/>
            <w:tblLook w:val="04A0" w:firstRow="1" w:lastRow="0" w:firstColumn="1" w:lastColumn="0" w:noHBand="0" w:noVBand="1"/>
          </w:tblPr>
        </w:tblPrChange>
      </w:tblPr>
      <w:tblGrid>
        <w:gridCol w:w="2067"/>
        <w:gridCol w:w="992"/>
        <w:gridCol w:w="6301"/>
        <w:tblGridChange w:id="504">
          <w:tblGrid>
            <w:gridCol w:w="5"/>
            <w:gridCol w:w="827"/>
            <w:gridCol w:w="979"/>
            <w:gridCol w:w="256"/>
            <w:gridCol w:w="992"/>
            <w:gridCol w:w="6296"/>
            <w:gridCol w:w="5"/>
          </w:tblGrid>
        </w:tblGridChange>
      </w:tblGrid>
      <w:tr w:rsidR="009B30FF" w:rsidRPr="00AE38F1" w14:paraId="53B0BF8B" w14:textId="77777777" w:rsidTr="009B30FF">
        <w:trPr>
          <w:ins w:id="505" w:author="Kate Gray" w:date="2025-09-17T10:27:00Z"/>
          <w:trPrChange w:id="506" w:author="Kate Gray [2]" w:date="2025-09-17T10:28:00Z" w16du:dateUtc="2025-09-17T14:28:00Z">
            <w:trPr>
              <w:gridBefore w:val="1"/>
              <w:gridAfter w:val="0"/>
            </w:trPr>
          </w:trPrChange>
        </w:trPr>
        <w:tc>
          <w:tcPr>
            <w:tcW w:w="1104" w:type="pct"/>
            <w:tcPrChange w:id="507" w:author="Kate Gray [2]" w:date="2025-09-17T10:28:00Z" w16du:dateUtc="2025-09-17T14:28:00Z">
              <w:tcPr>
                <w:tcW w:w="430" w:type="pct"/>
              </w:tcPr>
            </w:tcPrChange>
          </w:tcPr>
          <w:p w14:paraId="5E1CEDE6" w14:textId="024215F8" w:rsidR="009B30FF" w:rsidRPr="00AE38F1" w:rsidRDefault="009B30FF">
            <w:pPr>
              <w:spacing w:before="100" w:beforeAutospacing="1" w:after="100" w:afterAutospacing="1"/>
              <w:outlineLvl w:val="2"/>
              <w:rPr>
                <w:ins w:id="508" w:author="Kate Gray" w:date="2025-09-17T10:27:00Z" w16du:dateUtc="2025-09-17T14:27:00Z"/>
                <w:rFonts w:eastAsia="Times New Roman" w:cstheme="minorHAnsi"/>
                <w:b/>
                <w:bCs/>
                <w:sz w:val="27"/>
                <w:szCs w:val="27"/>
              </w:rPr>
            </w:pPr>
            <w:ins w:id="509" w:author="Kate Gray" w:date="2025-09-17T10:27:00Z" w16du:dateUtc="2025-09-17T14:27:00Z">
              <w:r>
                <w:rPr>
                  <w:rFonts w:cstheme="minorHAnsi"/>
                  <w:b/>
                </w:rPr>
                <w:t>Field</w:t>
              </w:r>
            </w:ins>
          </w:p>
        </w:tc>
        <w:tc>
          <w:tcPr>
            <w:tcW w:w="530" w:type="pct"/>
            <w:tcPrChange w:id="510" w:author="Kate Gray [2]" w:date="2025-09-17T10:28:00Z" w16du:dateUtc="2025-09-17T14:28:00Z">
              <w:tcPr>
                <w:tcW w:w="530" w:type="pct"/>
              </w:tcPr>
            </w:tcPrChange>
          </w:tcPr>
          <w:p w14:paraId="16DF7EB4" w14:textId="31B5D19B" w:rsidR="009B30FF" w:rsidRPr="00AE38F1" w:rsidRDefault="009B30FF">
            <w:pPr>
              <w:spacing w:before="100" w:beforeAutospacing="1" w:after="100" w:afterAutospacing="1"/>
              <w:outlineLvl w:val="2"/>
              <w:rPr>
                <w:ins w:id="511" w:author="Kate Gray" w:date="2025-09-17T10:27:00Z" w16du:dateUtc="2025-09-17T14:27:00Z"/>
                <w:rFonts w:eastAsia="Times New Roman" w:cstheme="minorHAnsi"/>
                <w:b/>
                <w:bCs/>
                <w:sz w:val="27"/>
                <w:szCs w:val="27"/>
              </w:rPr>
            </w:pPr>
            <w:ins w:id="512" w:author="Kate Gray" w:date="2025-09-17T10:27:00Z" w16du:dateUtc="2025-09-17T14:27:00Z">
              <w:r>
                <w:rPr>
                  <w:rFonts w:cstheme="minorHAnsi"/>
                  <w:b/>
                </w:rPr>
                <w:t>Size</w:t>
              </w:r>
            </w:ins>
          </w:p>
        </w:tc>
        <w:tc>
          <w:tcPr>
            <w:tcW w:w="3366" w:type="pct"/>
            <w:tcPrChange w:id="513" w:author="Kate Gray [2]" w:date="2025-09-17T10:28:00Z" w16du:dateUtc="2025-09-17T14:28:00Z">
              <w:tcPr>
                <w:tcW w:w="4040" w:type="pct"/>
                <w:gridSpan w:val="3"/>
              </w:tcPr>
            </w:tcPrChange>
          </w:tcPr>
          <w:p w14:paraId="170C7352" w14:textId="77777777" w:rsidR="009B30FF" w:rsidRPr="00AE38F1" w:rsidRDefault="009B30FF">
            <w:pPr>
              <w:spacing w:before="100" w:beforeAutospacing="1" w:after="100" w:afterAutospacing="1"/>
              <w:outlineLvl w:val="2"/>
              <w:rPr>
                <w:ins w:id="514" w:author="Kate Gray" w:date="2025-09-17T10:27:00Z" w16du:dateUtc="2025-09-17T14:27:00Z"/>
                <w:rFonts w:eastAsia="Times New Roman" w:cstheme="minorHAnsi"/>
                <w:b/>
                <w:bCs/>
                <w:sz w:val="27"/>
                <w:szCs w:val="27"/>
              </w:rPr>
            </w:pPr>
            <w:ins w:id="515" w:author="Kate Gray" w:date="2025-09-17T10:27:00Z" w16du:dateUtc="2025-09-17T14:27:00Z">
              <w:r w:rsidRPr="009B30FF">
                <w:rPr>
                  <w:rFonts w:cstheme="minorHAnsi"/>
                  <w:b/>
                </w:rPr>
                <w:t>Description</w:t>
              </w:r>
            </w:ins>
          </w:p>
        </w:tc>
      </w:tr>
      <w:tr w:rsidR="009B30FF" w:rsidRPr="00AE38F1" w14:paraId="7B86E5F7" w14:textId="77777777" w:rsidTr="009B30FF">
        <w:trPr>
          <w:ins w:id="516" w:author="Kate Gray" w:date="2025-09-17T10:27:00Z"/>
          <w:trPrChange w:id="517" w:author="Kate Gray [2]" w:date="2025-09-17T10:28:00Z" w16du:dateUtc="2025-09-17T14:28:00Z">
            <w:trPr>
              <w:gridBefore w:val="1"/>
              <w:gridAfter w:val="0"/>
            </w:trPr>
          </w:trPrChange>
        </w:trPr>
        <w:tc>
          <w:tcPr>
            <w:tcW w:w="1104" w:type="pct"/>
            <w:tcPrChange w:id="518" w:author="Kate Gray [2]" w:date="2025-09-17T10:28:00Z" w16du:dateUtc="2025-09-17T14:28:00Z">
              <w:tcPr>
                <w:tcW w:w="430" w:type="pct"/>
              </w:tcPr>
            </w:tcPrChange>
          </w:tcPr>
          <w:p w14:paraId="3EB11E86" w14:textId="125AA144" w:rsidR="009B30FF" w:rsidRPr="00AE38F1" w:rsidRDefault="009B30FF">
            <w:pPr>
              <w:spacing w:before="100" w:beforeAutospacing="1" w:after="100" w:afterAutospacing="1"/>
              <w:outlineLvl w:val="2"/>
              <w:rPr>
                <w:ins w:id="519" w:author="Kate Gray" w:date="2025-09-17T10:27:00Z" w16du:dateUtc="2025-09-17T14:27:00Z"/>
                <w:rFonts w:eastAsia="Times New Roman" w:cstheme="minorHAnsi"/>
              </w:rPr>
            </w:pPr>
            <w:ins w:id="520" w:author="Kate Gray" w:date="2025-09-17T10:28:00Z" w16du:dateUtc="2025-09-17T14:28:00Z">
              <w:r>
                <w:rPr>
                  <w:rFonts w:eastAsia="Times New Roman" w:cstheme="minorHAnsi"/>
                </w:rPr>
                <w:t>Tag</w:t>
              </w:r>
            </w:ins>
          </w:p>
        </w:tc>
        <w:tc>
          <w:tcPr>
            <w:tcW w:w="530" w:type="pct"/>
            <w:tcPrChange w:id="521" w:author="Kate Gray [2]" w:date="2025-09-17T10:28:00Z" w16du:dateUtc="2025-09-17T14:28:00Z">
              <w:tcPr>
                <w:tcW w:w="530" w:type="pct"/>
              </w:tcPr>
            </w:tcPrChange>
          </w:tcPr>
          <w:p w14:paraId="2BECCB27" w14:textId="6B5CE294" w:rsidR="009B30FF" w:rsidRPr="00AE38F1" w:rsidRDefault="009B30FF">
            <w:pPr>
              <w:spacing w:before="100" w:beforeAutospacing="1" w:after="100" w:afterAutospacing="1"/>
              <w:outlineLvl w:val="2"/>
              <w:rPr>
                <w:ins w:id="522" w:author="Kate Gray" w:date="2025-09-17T10:27:00Z" w16du:dateUtc="2025-09-17T14:27:00Z"/>
                <w:rFonts w:eastAsia="Times New Roman" w:cstheme="minorHAnsi"/>
              </w:rPr>
            </w:pPr>
            <w:ins w:id="523" w:author="Kate Gray" w:date="2025-09-17T10:28:00Z" w16du:dateUtc="2025-09-17T14:28:00Z">
              <w:r>
                <w:rPr>
                  <w:rFonts w:eastAsia="Times New Roman" w:cstheme="minorHAnsi"/>
                </w:rPr>
                <w:t>1 byte</w:t>
              </w:r>
            </w:ins>
          </w:p>
        </w:tc>
        <w:tc>
          <w:tcPr>
            <w:tcW w:w="3366" w:type="pct"/>
            <w:tcPrChange w:id="524" w:author="Kate Gray [2]" w:date="2025-09-17T10:28:00Z" w16du:dateUtc="2025-09-17T14:28:00Z">
              <w:tcPr>
                <w:tcW w:w="4040" w:type="pct"/>
                <w:gridSpan w:val="3"/>
              </w:tcPr>
            </w:tcPrChange>
          </w:tcPr>
          <w:p w14:paraId="363A7428" w14:textId="0759B638" w:rsidR="009B30FF" w:rsidRPr="00AE38F1" w:rsidRDefault="009B30FF">
            <w:pPr>
              <w:spacing w:before="100" w:beforeAutospacing="1" w:after="100" w:afterAutospacing="1"/>
              <w:outlineLvl w:val="2"/>
              <w:rPr>
                <w:ins w:id="525" w:author="Kate Gray" w:date="2025-09-17T10:27:00Z" w16du:dateUtc="2025-09-17T14:27:00Z"/>
                <w:rFonts w:eastAsia="Times New Roman" w:cstheme="minorHAnsi"/>
              </w:rPr>
            </w:pPr>
            <w:ins w:id="526" w:author="Kate Gray" w:date="2025-09-17T10:29:00Z" w16du:dateUtc="2025-09-17T14:29:00Z">
              <w:r>
                <w:t>0x01 (Configuration Entry)</w:t>
              </w:r>
            </w:ins>
          </w:p>
        </w:tc>
      </w:tr>
      <w:tr w:rsidR="009B30FF" w:rsidRPr="00AE38F1" w14:paraId="1CDD7B49" w14:textId="77777777" w:rsidTr="009B30FF">
        <w:trPr>
          <w:ins w:id="527" w:author="Kate Gray" w:date="2025-09-17T10:27:00Z"/>
          <w:trPrChange w:id="528" w:author="Kate Gray [2]" w:date="2025-09-17T10:28:00Z" w16du:dateUtc="2025-09-17T14:28:00Z">
            <w:trPr>
              <w:gridBefore w:val="1"/>
              <w:gridAfter w:val="0"/>
            </w:trPr>
          </w:trPrChange>
        </w:trPr>
        <w:tc>
          <w:tcPr>
            <w:tcW w:w="1104" w:type="pct"/>
            <w:tcPrChange w:id="529" w:author="Kate Gray [2]" w:date="2025-09-17T10:28:00Z" w16du:dateUtc="2025-09-17T14:28:00Z">
              <w:tcPr>
                <w:tcW w:w="430" w:type="pct"/>
              </w:tcPr>
            </w:tcPrChange>
          </w:tcPr>
          <w:p w14:paraId="013120DB" w14:textId="4F87B2F6" w:rsidR="009B30FF" w:rsidRPr="00AE38F1" w:rsidRDefault="009B30FF">
            <w:pPr>
              <w:spacing w:before="100" w:beforeAutospacing="1" w:after="100" w:afterAutospacing="1"/>
              <w:outlineLvl w:val="2"/>
              <w:rPr>
                <w:ins w:id="530" w:author="Kate Gray" w:date="2025-09-17T10:27:00Z" w16du:dateUtc="2025-09-17T14:27:00Z"/>
                <w:rFonts w:eastAsia="Times New Roman" w:cstheme="minorHAnsi"/>
              </w:rPr>
            </w:pPr>
            <w:ins w:id="531" w:author="Kate Gray" w:date="2025-09-17T10:28:00Z" w16du:dateUtc="2025-09-17T14:28:00Z">
              <w:r>
                <w:rPr>
                  <w:rFonts w:eastAsia="Times New Roman" w:cstheme="minorHAnsi"/>
                </w:rPr>
                <w:t>Length</w:t>
              </w:r>
            </w:ins>
          </w:p>
        </w:tc>
        <w:tc>
          <w:tcPr>
            <w:tcW w:w="530" w:type="pct"/>
            <w:tcPrChange w:id="532" w:author="Kate Gray [2]" w:date="2025-09-17T10:28:00Z" w16du:dateUtc="2025-09-17T14:28:00Z">
              <w:tcPr>
                <w:tcW w:w="530" w:type="pct"/>
              </w:tcPr>
            </w:tcPrChange>
          </w:tcPr>
          <w:p w14:paraId="54C6293B" w14:textId="47A4DB83" w:rsidR="009B30FF" w:rsidRPr="00AE38F1" w:rsidRDefault="009B30FF">
            <w:pPr>
              <w:spacing w:before="100" w:beforeAutospacing="1" w:after="100" w:afterAutospacing="1"/>
              <w:outlineLvl w:val="2"/>
              <w:rPr>
                <w:ins w:id="533" w:author="Kate Gray" w:date="2025-09-17T10:27:00Z" w16du:dateUtc="2025-09-17T14:27:00Z"/>
                <w:rFonts w:eastAsia="Times New Roman" w:cstheme="minorHAnsi"/>
              </w:rPr>
            </w:pPr>
            <w:ins w:id="534" w:author="Kate Gray" w:date="2025-09-17T10:28:00Z" w16du:dateUtc="2025-09-17T14:28:00Z">
              <w:r>
                <w:rPr>
                  <w:rFonts w:eastAsia="Times New Roman" w:cstheme="minorHAnsi"/>
                </w:rPr>
                <w:t>1 byte</w:t>
              </w:r>
            </w:ins>
          </w:p>
        </w:tc>
        <w:tc>
          <w:tcPr>
            <w:tcW w:w="3366" w:type="pct"/>
            <w:tcPrChange w:id="535" w:author="Kate Gray [2]" w:date="2025-09-17T10:28:00Z" w16du:dateUtc="2025-09-17T14:28:00Z">
              <w:tcPr>
                <w:tcW w:w="4040" w:type="pct"/>
                <w:gridSpan w:val="3"/>
              </w:tcPr>
            </w:tcPrChange>
          </w:tcPr>
          <w:p w14:paraId="512894B3" w14:textId="5716BCA4" w:rsidR="009B30FF" w:rsidRPr="00AE38F1" w:rsidRDefault="009B30FF">
            <w:pPr>
              <w:spacing w:before="100" w:beforeAutospacing="1" w:after="100" w:afterAutospacing="1"/>
              <w:outlineLvl w:val="2"/>
              <w:rPr>
                <w:ins w:id="536" w:author="Kate Gray" w:date="2025-09-17T10:27:00Z" w16du:dateUtc="2025-09-17T14:27:00Z"/>
                <w:rFonts w:eastAsia="Times New Roman" w:cstheme="minorHAnsi"/>
              </w:rPr>
            </w:pPr>
            <w:ins w:id="537" w:author="Kate Gray" w:date="2025-09-17T10:29:00Z" w16du:dateUtc="2025-09-17T14:29:00Z">
              <w:r>
                <w:t>Total length of value portion (</w:t>
              </w:r>
            </w:ins>
            <w:ins w:id="538" w:author="Kate Gray" w:date="2025-09-17T10:30:00Z" w16du:dateUtc="2025-09-17T14:30:00Z">
              <w:r>
                <w:t>3 + AID Length)</w:t>
              </w:r>
            </w:ins>
          </w:p>
        </w:tc>
      </w:tr>
      <w:tr w:rsidR="009B30FF" w:rsidRPr="00AE38F1" w14:paraId="3D9BB63B" w14:textId="77777777" w:rsidTr="009B30FF">
        <w:trPr>
          <w:ins w:id="539" w:author="Kate Gray" w:date="2025-09-17T10:27:00Z"/>
          <w:trPrChange w:id="540" w:author="Kate Gray [2]" w:date="2025-09-17T10:28:00Z" w16du:dateUtc="2025-09-17T14:28:00Z">
            <w:trPr>
              <w:gridBefore w:val="1"/>
              <w:gridAfter w:val="0"/>
            </w:trPr>
          </w:trPrChange>
        </w:trPr>
        <w:tc>
          <w:tcPr>
            <w:tcW w:w="1104" w:type="pct"/>
            <w:tcPrChange w:id="541" w:author="Kate Gray [2]" w:date="2025-09-17T10:28:00Z" w16du:dateUtc="2025-09-17T14:28:00Z">
              <w:tcPr>
                <w:tcW w:w="430" w:type="pct"/>
              </w:tcPr>
            </w:tcPrChange>
          </w:tcPr>
          <w:p w14:paraId="77CF5457" w14:textId="19FC0ACE" w:rsidR="009B30FF" w:rsidRPr="00AE38F1" w:rsidRDefault="009B30FF">
            <w:pPr>
              <w:spacing w:before="100" w:beforeAutospacing="1" w:after="100" w:afterAutospacing="1"/>
              <w:outlineLvl w:val="2"/>
              <w:rPr>
                <w:ins w:id="542" w:author="Kate Gray" w:date="2025-09-17T10:27:00Z" w16du:dateUtc="2025-09-17T14:27:00Z"/>
                <w:rFonts w:eastAsia="Times New Roman" w:cstheme="minorHAnsi"/>
              </w:rPr>
            </w:pPr>
            <w:ins w:id="543" w:author="Kate Gray" w:date="2025-09-17T10:28:00Z" w16du:dateUtc="2025-09-17T14:28:00Z">
              <w:r>
                <w:rPr>
                  <w:rFonts w:eastAsia="Times New Roman" w:cstheme="minorHAnsi"/>
                </w:rPr>
                <w:t>Data Model</w:t>
              </w:r>
            </w:ins>
          </w:p>
        </w:tc>
        <w:tc>
          <w:tcPr>
            <w:tcW w:w="530" w:type="pct"/>
            <w:tcPrChange w:id="544" w:author="Kate Gray [2]" w:date="2025-09-17T10:28:00Z" w16du:dateUtc="2025-09-17T14:28:00Z">
              <w:tcPr>
                <w:tcW w:w="530" w:type="pct"/>
              </w:tcPr>
            </w:tcPrChange>
          </w:tcPr>
          <w:p w14:paraId="67E38FFB" w14:textId="5B5892A3" w:rsidR="009B30FF" w:rsidRPr="00AE38F1" w:rsidRDefault="009B30FF">
            <w:pPr>
              <w:spacing w:before="100" w:beforeAutospacing="1" w:after="100" w:afterAutospacing="1"/>
              <w:outlineLvl w:val="2"/>
              <w:rPr>
                <w:ins w:id="545" w:author="Kate Gray" w:date="2025-09-17T10:27:00Z" w16du:dateUtc="2025-09-17T14:27:00Z"/>
                <w:rFonts w:eastAsia="Times New Roman" w:cstheme="minorHAnsi"/>
              </w:rPr>
            </w:pPr>
            <w:ins w:id="546" w:author="Kate Gray" w:date="2025-09-17T10:29:00Z" w16du:dateUtc="2025-09-17T14:29:00Z">
              <w:r>
                <w:rPr>
                  <w:rFonts w:eastAsia="Times New Roman" w:cstheme="minorHAnsi"/>
                </w:rPr>
                <w:t>1 byte</w:t>
              </w:r>
            </w:ins>
          </w:p>
        </w:tc>
        <w:tc>
          <w:tcPr>
            <w:tcW w:w="3366" w:type="pct"/>
            <w:tcPrChange w:id="547" w:author="Kate Gray [2]" w:date="2025-09-17T10:28:00Z" w16du:dateUtc="2025-09-17T14:28:00Z">
              <w:tcPr>
                <w:tcW w:w="4040" w:type="pct"/>
                <w:gridSpan w:val="3"/>
              </w:tcPr>
            </w:tcPrChange>
          </w:tcPr>
          <w:p w14:paraId="20176C1F" w14:textId="4DCF483C" w:rsidR="009B30FF" w:rsidRPr="00AE38F1" w:rsidRDefault="009B30FF">
            <w:pPr>
              <w:spacing w:before="100" w:beforeAutospacing="1" w:after="100" w:afterAutospacing="1"/>
              <w:outlineLvl w:val="2"/>
              <w:rPr>
                <w:ins w:id="548" w:author="Kate Gray" w:date="2025-09-17T10:27:00Z" w16du:dateUtc="2025-09-17T14:27:00Z"/>
                <w:rFonts w:eastAsia="Times New Roman" w:cstheme="minorHAnsi"/>
              </w:rPr>
            </w:pPr>
            <w:ins w:id="549" w:author="Kate Gray" w:date="2025-09-17T10:30:00Z" w16du:dateUtc="2025-09-17T14:30:00Z">
              <w:r>
                <w:t>Application type</w:t>
              </w:r>
            </w:ins>
          </w:p>
        </w:tc>
      </w:tr>
      <w:tr w:rsidR="009B30FF" w:rsidRPr="00AE38F1" w14:paraId="4628D5F1" w14:textId="77777777" w:rsidTr="009B30FF">
        <w:trPr>
          <w:ins w:id="550" w:author="Kate Gray" w:date="2025-09-17T10:27:00Z"/>
          <w:trPrChange w:id="551" w:author="Kate Gray [2]" w:date="2025-09-17T10:28:00Z" w16du:dateUtc="2025-09-17T14:28:00Z">
            <w:trPr>
              <w:gridBefore w:val="1"/>
              <w:gridAfter w:val="0"/>
            </w:trPr>
          </w:trPrChange>
        </w:trPr>
        <w:tc>
          <w:tcPr>
            <w:tcW w:w="1104" w:type="pct"/>
            <w:tcPrChange w:id="552" w:author="Kate Gray [2]" w:date="2025-09-17T10:28:00Z" w16du:dateUtc="2025-09-17T14:28:00Z">
              <w:tcPr>
                <w:tcW w:w="430" w:type="pct"/>
              </w:tcPr>
            </w:tcPrChange>
          </w:tcPr>
          <w:p w14:paraId="19AACE87" w14:textId="78179160" w:rsidR="009B30FF" w:rsidRPr="00AE38F1" w:rsidRDefault="009B30FF">
            <w:pPr>
              <w:spacing w:before="100" w:beforeAutospacing="1" w:after="100" w:afterAutospacing="1"/>
              <w:outlineLvl w:val="2"/>
              <w:rPr>
                <w:ins w:id="553" w:author="Kate Gray" w:date="2025-09-17T10:27:00Z" w16du:dateUtc="2025-09-17T14:27:00Z"/>
                <w:rFonts w:eastAsia="Times New Roman" w:cstheme="minorHAnsi"/>
              </w:rPr>
            </w:pPr>
            <w:ins w:id="554" w:author="Kate Gray" w:date="2025-09-17T10:29:00Z" w16du:dateUtc="2025-09-17T14:29:00Z">
              <w:r>
                <w:rPr>
                  <w:rFonts w:eastAsia="Times New Roman" w:cstheme="minorHAnsi"/>
                </w:rPr>
                <w:t>Interface</w:t>
              </w:r>
            </w:ins>
          </w:p>
        </w:tc>
        <w:tc>
          <w:tcPr>
            <w:tcW w:w="530" w:type="pct"/>
            <w:tcPrChange w:id="555" w:author="Kate Gray [2]" w:date="2025-09-17T10:28:00Z" w16du:dateUtc="2025-09-17T14:28:00Z">
              <w:tcPr>
                <w:tcW w:w="530" w:type="pct"/>
              </w:tcPr>
            </w:tcPrChange>
          </w:tcPr>
          <w:p w14:paraId="48C1C365" w14:textId="11EE0490" w:rsidR="009B30FF" w:rsidRPr="00AE38F1" w:rsidRDefault="009B30FF">
            <w:pPr>
              <w:spacing w:before="100" w:beforeAutospacing="1" w:after="100" w:afterAutospacing="1"/>
              <w:outlineLvl w:val="2"/>
              <w:rPr>
                <w:ins w:id="556" w:author="Kate Gray" w:date="2025-09-17T10:27:00Z" w16du:dateUtc="2025-09-17T14:27:00Z"/>
                <w:rFonts w:eastAsia="Times New Roman" w:cstheme="minorHAnsi"/>
              </w:rPr>
            </w:pPr>
            <w:ins w:id="557" w:author="Kate Gray" w:date="2025-09-17T10:29:00Z" w16du:dateUtc="2025-09-17T14:29:00Z">
              <w:r>
                <w:rPr>
                  <w:rFonts w:eastAsia="Times New Roman" w:cstheme="minorHAnsi"/>
                </w:rPr>
                <w:t>1 byte</w:t>
              </w:r>
            </w:ins>
          </w:p>
        </w:tc>
        <w:tc>
          <w:tcPr>
            <w:tcW w:w="3366" w:type="pct"/>
            <w:tcPrChange w:id="558" w:author="Kate Gray [2]" w:date="2025-09-17T10:28:00Z" w16du:dateUtc="2025-09-17T14:28:00Z">
              <w:tcPr>
                <w:tcW w:w="4040" w:type="pct"/>
                <w:gridSpan w:val="3"/>
              </w:tcPr>
            </w:tcPrChange>
          </w:tcPr>
          <w:p w14:paraId="4C71D5ED" w14:textId="20E64B14" w:rsidR="009B30FF" w:rsidRPr="00AE38F1" w:rsidRDefault="009B30FF">
            <w:pPr>
              <w:spacing w:before="100" w:beforeAutospacing="1" w:after="100" w:afterAutospacing="1"/>
              <w:outlineLvl w:val="2"/>
              <w:rPr>
                <w:ins w:id="559" w:author="Kate Gray" w:date="2025-09-17T10:27:00Z" w16du:dateUtc="2025-09-17T14:27:00Z"/>
                <w:rFonts w:eastAsia="Times New Roman" w:cstheme="minorHAnsi"/>
              </w:rPr>
            </w:pPr>
            <w:ins w:id="560" w:author="Kate Gray" w:date="2025-09-17T10:30:00Z" w16du:dateUtc="2025-09-17T14:30:00Z">
              <w:r>
                <w:t>Interface Specifier</w:t>
              </w:r>
            </w:ins>
          </w:p>
        </w:tc>
      </w:tr>
      <w:tr w:rsidR="009B30FF" w:rsidRPr="00AE38F1" w14:paraId="541F1929" w14:textId="77777777" w:rsidTr="009B30FF">
        <w:trPr>
          <w:ins w:id="561" w:author="Kate Gray" w:date="2025-09-17T10:28:00Z"/>
        </w:trPr>
        <w:tc>
          <w:tcPr>
            <w:tcW w:w="1104" w:type="pct"/>
          </w:tcPr>
          <w:p w14:paraId="6ADA799B" w14:textId="7D3A2878" w:rsidR="009B30FF" w:rsidRDefault="009B30FF">
            <w:pPr>
              <w:spacing w:before="100" w:beforeAutospacing="1" w:after="100" w:afterAutospacing="1"/>
              <w:outlineLvl w:val="2"/>
              <w:rPr>
                <w:ins w:id="562" w:author="Kate Gray" w:date="2025-09-17T10:28:00Z" w16du:dateUtc="2025-09-17T14:28:00Z"/>
                <w:rFonts w:eastAsia="Times New Roman" w:cstheme="minorHAnsi"/>
              </w:rPr>
            </w:pPr>
            <w:ins w:id="563" w:author="Kate Gray" w:date="2025-09-17T10:29:00Z" w16du:dateUtc="2025-09-17T14:29:00Z">
              <w:r>
                <w:rPr>
                  <w:rFonts w:eastAsia="Times New Roman" w:cstheme="minorHAnsi"/>
                </w:rPr>
                <w:t>AID Length</w:t>
              </w:r>
            </w:ins>
          </w:p>
        </w:tc>
        <w:tc>
          <w:tcPr>
            <w:tcW w:w="530" w:type="pct"/>
          </w:tcPr>
          <w:p w14:paraId="5A782FCF" w14:textId="005BCE39" w:rsidR="009B30FF" w:rsidRDefault="009B30FF">
            <w:pPr>
              <w:spacing w:before="100" w:beforeAutospacing="1" w:after="100" w:afterAutospacing="1"/>
              <w:outlineLvl w:val="2"/>
              <w:rPr>
                <w:ins w:id="564" w:author="Kate Gray" w:date="2025-09-17T10:28:00Z" w16du:dateUtc="2025-09-17T14:28:00Z"/>
                <w:rFonts w:eastAsia="Times New Roman" w:cstheme="minorHAnsi"/>
              </w:rPr>
            </w:pPr>
            <w:ins w:id="565" w:author="Kate Gray" w:date="2025-09-17T10:29:00Z" w16du:dateUtc="2025-09-17T14:29:00Z">
              <w:r>
                <w:rPr>
                  <w:rFonts w:eastAsia="Times New Roman" w:cstheme="minorHAnsi"/>
                </w:rPr>
                <w:t>1 byte</w:t>
              </w:r>
            </w:ins>
          </w:p>
        </w:tc>
        <w:tc>
          <w:tcPr>
            <w:tcW w:w="3366" w:type="pct"/>
          </w:tcPr>
          <w:p w14:paraId="4FCF05D2" w14:textId="048AD906" w:rsidR="009B30FF" w:rsidRDefault="009B30FF">
            <w:pPr>
              <w:spacing w:before="100" w:beforeAutospacing="1" w:after="100" w:afterAutospacing="1"/>
              <w:outlineLvl w:val="2"/>
              <w:rPr>
                <w:ins w:id="566" w:author="Kate Gray" w:date="2025-09-17T10:28:00Z" w16du:dateUtc="2025-09-17T14:28:00Z"/>
                <w:rFonts w:eastAsia="Times New Roman" w:cstheme="minorHAnsi"/>
              </w:rPr>
            </w:pPr>
            <w:ins w:id="567" w:author="Kate Gray" w:date="2025-09-17T10:30:00Z" w16du:dateUtc="2025-09-17T14:30:00Z">
              <w:r>
                <w:t>Length of Application Identifier (5-16 bytes)</w:t>
              </w:r>
            </w:ins>
          </w:p>
        </w:tc>
      </w:tr>
      <w:tr w:rsidR="009B30FF" w:rsidRPr="00AE38F1" w14:paraId="21E6B9BD" w14:textId="77777777" w:rsidTr="009B30FF">
        <w:trPr>
          <w:ins w:id="568" w:author="Kate Gray" w:date="2025-09-17T10:28:00Z"/>
        </w:trPr>
        <w:tc>
          <w:tcPr>
            <w:tcW w:w="1104" w:type="pct"/>
          </w:tcPr>
          <w:p w14:paraId="60F61D26" w14:textId="3AF59FA0" w:rsidR="009B30FF" w:rsidRDefault="009B30FF">
            <w:pPr>
              <w:spacing w:before="100" w:beforeAutospacing="1" w:after="100" w:afterAutospacing="1"/>
              <w:outlineLvl w:val="2"/>
              <w:rPr>
                <w:ins w:id="569" w:author="Kate Gray" w:date="2025-09-17T10:28:00Z" w16du:dateUtc="2025-09-17T14:28:00Z"/>
                <w:rFonts w:eastAsia="Times New Roman" w:cstheme="minorHAnsi"/>
              </w:rPr>
            </w:pPr>
            <w:ins w:id="570" w:author="Kate Gray" w:date="2025-09-17T10:29:00Z" w16du:dateUtc="2025-09-17T14:29:00Z">
              <w:r>
                <w:lastRenderedPageBreak/>
                <w:t>AID</w:t>
              </w:r>
            </w:ins>
          </w:p>
        </w:tc>
        <w:tc>
          <w:tcPr>
            <w:tcW w:w="530" w:type="pct"/>
          </w:tcPr>
          <w:p w14:paraId="5CC92FD7" w14:textId="22A8A538" w:rsidR="009B30FF" w:rsidRDefault="009B30FF">
            <w:pPr>
              <w:spacing w:before="100" w:beforeAutospacing="1" w:after="100" w:afterAutospacing="1"/>
              <w:outlineLvl w:val="2"/>
              <w:rPr>
                <w:ins w:id="571" w:author="Kate Gray" w:date="2025-09-17T10:28:00Z" w16du:dateUtc="2025-09-17T14:28:00Z"/>
                <w:rFonts w:eastAsia="Times New Roman" w:cstheme="minorHAnsi"/>
              </w:rPr>
            </w:pPr>
            <w:ins w:id="572" w:author="Kate Gray" w:date="2025-09-17T10:29:00Z" w16du:dateUtc="2025-09-17T14:29:00Z">
              <w:r>
                <w:rPr>
                  <w:rFonts w:eastAsia="Times New Roman" w:cstheme="minorHAnsi"/>
                </w:rPr>
                <w:t>Variable</w:t>
              </w:r>
            </w:ins>
          </w:p>
        </w:tc>
        <w:tc>
          <w:tcPr>
            <w:tcW w:w="3366" w:type="pct"/>
          </w:tcPr>
          <w:p w14:paraId="2D3D40AB" w14:textId="36FB5628" w:rsidR="009B30FF" w:rsidRDefault="009B30FF">
            <w:pPr>
              <w:spacing w:before="100" w:beforeAutospacing="1" w:after="100" w:afterAutospacing="1"/>
              <w:outlineLvl w:val="2"/>
              <w:rPr>
                <w:ins w:id="573" w:author="Kate Gray" w:date="2025-09-17T10:28:00Z" w16du:dateUtc="2025-09-17T14:28:00Z"/>
                <w:rFonts w:eastAsia="Times New Roman" w:cstheme="minorHAnsi"/>
              </w:rPr>
            </w:pPr>
            <w:ins w:id="574" w:author="Kate Gray" w:date="2025-09-17T10:30:00Z" w16du:dateUtc="2025-09-17T14:30:00Z">
              <w:r>
                <w:t>Application Identifier</w:t>
              </w:r>
            </w:ins>
          </w:p>
        </w:tc>
      </w:tr>
    </w:tbl>
    <w:p w14:paraId="285CB0BA" w14:textId="3A7D867C" w:rsidR="009B30FF" w:rsidRPr="00AE38F1" w:rsidRDefault="009B30FF" w:rsidP="009B30FF">
      <w:pPr>
        <w:spacing w:before="100" w:beforeAutospacing="1" w:after="100" w:afterAutospacing="1" w:line="240" w:lineRule="auto"/>
        <w:outlineLvl w:val="2"/>
        <w:rPr>
          <w:ins w:id="575" w:author="Kate Gray" w:date="2025-09-17T10:31:00Z" w16du:dateUtc="2025-09-17T14:31:00Z"/>
          <w:rFonts w:eastAsia="Times New Roman" w:cstheme="minorHAnsi"/>
          <w:b/>
          <w:bCs/>
          <w:sz w:val="27"/>
          <w:szCs w:val="27"/>
        </w:rPr>
      </w:pPr>
      <w:ins w:id="576" w:author="Kate Gray" w:date="2025-09-17T10:31:00Z" w16du:dateUtc="2025-09-17T14:31:00Z">
        <w:r w:rsidRPr="009B30FF">
          <w:rPr>
            <w:rFonts w:eastAsia="Times New Roman" w:cstheme="minorHAnsi"/>
            <w:b/>
            <w:bCs/>
            <w:sz w:val="27"/>
            <w:szCs w:val="27"/>
          </w:rPr>
          <w:t>Data Model Values</w:t>
        </w:r>
      </w:ins>
    </w:p>
    <w:tbl>
      <w:tblPr>
        <w:tblStyle w:val="TableGrid"/>
        <w:tblW w:w="4570" w:type="pct"/>
        <w:tblLook w:val="04A0" w:firstRow="1" w:lastRow="0" w:firstColumn="1" w:lastColumn="0" w:noHBand="0" w:noVBand="1"/>
        <w:tblPrChange w:id="577" w:author="Kate Gray [2]" w:date="2025-09-17T10:32:00Z" w16du:dateUtc="2025-09-17T14:32:00Z">
          <w:tblPr>
            <w:tblStyle w:val="TableGrid"/>
            <w:tblW w:w="5000" w:type="pct"/>
            <w:tblLook w:val="04A0" w:firstRow="1" w:lastRow="0" w:firstColumn="1" w:lastColumn="0" w:noHBand="0" w:noVBand="1"/>
          </w:tblPr>
        </w:tblPrChange>
      </w:tblPr>
      <w:tblGrid>
        <w:gridCol w:w="1167"/>
        <w:gridCol w:w="7388"/>
        <w:tblGridChange w:id="578">
          <w:tblGrid>
            <w:gridCol w:w="5"/>
            <w:gridCol w:w="991"/>
            <w:gridCol w:w="171"/>
            <w:gridCol w:w="7384"/>
            <w:gridCol w:w="4"/>
          </w:tblGrid>
        </w:tblGridChange>
      </w:tblGrid>
      <w:tr w:rsidR="009B30FF" w:rsidRPr="00AE38F1" w14:paraId="400F1C6C" w14:textId="77777777" w:rsidTr="009B30FF">
        <w:trPr>
          <w:ins w:id="579" w:author="Kate Gray" w:date="2025-09-17T10:31:00Z"/>
          <w:trPrChange w:id="580" w:author="Kate Gray [2]" w:date="2025-09-17T10:32:00Z" w16du:dateUtc="2025-09-17T14:32:00Z">
            <w:trPr>
              <w:gridBefore w:val="1"/>
              <w:gridAfter w:val="0"/>
            </w:trPr>
          </w:trPrChange>
        </w:trPr>
        <w:tc>
          <w:tcPr>
            <w:tcW w:w="682" w:type="pct"/>
            <w:tcPrChange w:id="581" w:author="Kate Gray [2]" w:date="2025-09-17T10:32:00Z" w16du:dateUtc="2025-09-17T14:32:00Z">
              <w:tcPr>
                <w:tcW w:w="530" w:type="pct"/>
              </w:tcPr>
            </w:tcPrChange>
          </w:tcPr>
          <w:p w14:paraId="71D7C10A" w14:textId="77777777" w:rsidR="009B30FF" w:rsidRPr="00AE38F1" w:rsidRDefault="009B30FF">
            <w:pPr>
              <w:spacing w:before="100" w:beforeAutospacing="1" w:after="100" w:afterAutospacing="1"/>
              <w:outlineLvl w:val="2"/>
              <w:rPr>
                <w:ins w:id="582" w:author="Kate Gray" w:date="2025-09-17T10:31:00Z" w16du:dateUtc="2025-09-17T14:31:00Z"/>
                <w:rFonts w:eastAsia="Times New Roman" w:cstheme="minorHAnsi"/>
                <w:b/>
                <w:bCs/>
                <w:sz w:val="27"/>
                <w:szCs w:val="27"/>
              </w:rPr>
            </w:pPr>
            <w:ins w:id="583" w:author="Kate Gray" w:date="2025-09-17T10:31:00Z" w16du:dateUtc="2025-09-17T14:31:00Z">
              <w:r w:rsidRPr="009B30FF">
                <w:rPr>
                  <w:rFonts w:cstheme="minorHAnsi"/>
                  <w:b/>
                </w:rPr>
                <w:t>Value</w:t>
              </w:r>
            </w:ins>
          </w:p>
        </w:tc>
        <w:tc>
          <w:tcPr>
            <w:tcW w:w="4318" w:type="pct"/>
            <w:tcPrChange w:id="584" w:author="Kate Gray [2]" w:date="2025-09-17T10:32:00Z" w16du:dateUtc="2025-09-17T14:32:00Z">
              <w:tcPr>
                <w:tcW w:w="4040" w:type="pct"/>
                <w:gridSpan w:val="2"/>
              </w:tcPr>
            </w:tcPrChange>
          </w:tcPr>
          <w:p w14:paraId="7D159557" w14:textId="77777777" w:rsidR="009B30FF" w:rsidRPr="00AE38F1" w:rsidRDefault="009B30FF">
            <w:pPr>
              <w:spacing w:before="100" w:beforeAutospacing="1" w:after="100" w:afterAutospacing="1"/>
              <w:outlineLvl w:val="2"/>
              <w:rPr>
                <w:ins w:id="585" w:author="Kate Gray" w:date="2025-09-17T10:31:00Z" w16du:dateUtc="2025-09-17T14:31:00Z"/>
                <w:rFonts w:eastAsia="Times New Roman" w:cstheme="minorHAnsi"/>
                <w:b/>
                <w:bCs/>
                <w:sz w:val="27"/>
                <w:szCs w:val="27"/>
              </w:rPr>
            </w:pPr>
            <w:ins w:id="586" w:author="Kate Gray" w:date="2025-09-17T10:31:00Z" w16du:dateUtc="2025-09-17T14:31:00Z">
              <w:r w:rsidRPr="009B30FF">
                <w:rPr>
                  <w:rFonts w:cstheme="minorHAnsi"/>
                  <w:b/>
                </w:rPr>
                <w:t>Description</w:t>
              </w:r>
            </w:ins>
          </w:p>
        </w:tc>
      </w:tr>
      <w:tr w:rsidR="009B30FF" w:rsidRPr="00AE38F1" w14:paraId="3AFA540D" w14:textId="77777777" w:rsidTr="009B30FF">
        <w:trPr>
          <w:ins w:id="587" w:author="Kate Gray" w:date="2025-09-17T10:31:00Z"/>
          <w:trPrChange w:id="588" w:author="Kate Gray [2]" w:date="2025-09-17T10:32:00Z" w16du:dateUtc="2025-09-17T14:32:00Z">
            <w:trPr>
              <w:gridBefore w:val="1"/>
              <w:gridAfter w:val="0"/>
            </w:trPr>
          </w:trPrChange>
        </w:trPr>
        <w:tc>
          <w:tcPr>
            <w:tcW w:w="682" w:type="pct"/>
            <w:tcPrChange w:id="589" w:author="Kate Gray [2]" w:date="2025-09-17T10:32:00Z" w16du:dateUtc="2025-09-17T14:32:00Z">
              <w:tcPr>
                <w:tcW w:w="530" w:type="pct"/>
              </w:tcPr>
            </w:tcPrChange>
          </w:tcPr>
          <w:p w14:paraId="1AFC7144" w14:textId="3E2137B1" w:rsidR="009B30FF" w:rsidRPr="00AE38F1" w:rsidRDefault="009B30FF">
            <w:pPr>
              <w:spacing w:before="100" w:beforeAutospacing="1" w:after="100" w:afterAutospacing="1"/>
              <w:outlineLvl w:val="2"/>
              <w:rPr>
                <w:ins w:id="590" w:author="Kate Gray" w:date="2025-09-17T10:31:00Z" w16du:dateUtc="2025-09-17T14:31:00Z"/>
                <w:rFonts w:eastAsia="Times New Roman" w:cstheme="minorHAnsi"/>
              </w:rPr>
            </w:pPr>
            <w:ins w:id="591" w:author="Kate Gray" w:date="2025-09-17T10:31:00Z" w16du:dateUtc="2025-09-17T14:31:00Z">
              <w:r>
                <w:rPr>
                  <w:rFonts w:eastAsia="Times New Roman" w:cstheme="minorHAnsi"/>
                </w:rPr>
                <w:t>0x0</w:t>
              </w:r>
            </w:ins>
            <w:ins w:id="592" w:author="Kate Gray" w:date="2025-09-17T10:32:00Z" w16du:dateUtc="2025-09-17T14:32:00Z">
              <w:r>
                <w:rPr>
                  <w:rFonts w:eastAsia="Times New Roman" w:cstheme="minorHAnsi"/>
                </w:rPr>
                <w:t>0</w:t>
              </w:r>
            </w:ins>
          </w:p>
        </w:tc>
        <w:tc>
          <w:tcPr>
            <w:tcW w:w="4318" w:type="pct"/>
            <w:tcPrChange w:id="593" w:author="Kate Gray [2]" w:date="2025-09-17T10:32:00Z" w16du:dateUtc="2025-09-17T14:32:00Z">
              <w:tcPr>
                <w:tcW w:w="4040" w:type="pct"/>
                <w:gridSpan w:val="2"/>
              </w:tcPr>
            </w:tcPrChange>
          </w:tcPr>
          <w:p w14:paraId="61920C9A" w14:textId="6C20BA0E" w:rsidR="009B30FF" w:rsidRPr="00AE38F1" w:rsidRDefault="009B30FF">
            <w:pPr>
              <w:spacing w:before="100" w:beforeAutospacing="1" w:after="100" w:afterAutospacing="1"/>
              <w:outlineLvl w:val="2"/>
              <w:rPr>
                <w:ins w:id="594" w:author="Kate Gray" w:date="2025-09-17T10:31:00Z" w16du:dateUtc="2025-09-17T14:31:00Z"/>
                <w:rFonts w:eastAsia="Times New Roman" w:cstheme="minorHAnsi"/>
              </w:rPr>
            </w:pPr>
            <w:ins w:id="595" w:author="Kate Gray" w:date="2025-09-17T10:32:00Z" w16du:dateUtc="2025-09-17T14:32:00Z">
              <w:r>
                <w:t>Reserved</w:t>
              </w:r>
            </w:ins>
          </w:p>
        </w:tc>
      </w:tr>
      <w:tr w:rsidR="009B30FF" w:rsidRPr="00AE38F1" w14:paraId="7C0DAC58" w14:textId="77777777" w:rsidTr="009B30FF">
        <w:trPr>
          <w:ins w:id="596" w:author="Kate Gray" w:date="2025-09-17T10:31:00Z"/>
          <w:trPrChange w:id="597" w:author="Kate Gray [2]" w:date="2025-09-17T10:32:00Z" w16du:dateUtc="2025-09-17T14:32:00Z">
            <w:trPr>
              <w:gridBefore w:val="1"/>
              <w:gridAfter w:val="0"/>
            </w:trPr>
          </w:trPrChange>
        </w:trPr>
        <w:tc>
          <w:tcPr>
            <w:tcW w:w="682" w:type="pct"/>
            <w:tcPrChange w:id="598" w:author="Kate Gray [2]" w:date="2025-09-17T10:32:00Z" w16du:dateUtc="2025-09-17T14:32:00Z">
              <w:tcPr>
                <w:tcW w:w="530" w:type="pct"/>
              </w:tcPr>
            </w:tcPrChange>
          </w:tcPr>
          <w:p w14:paraId="6A778BB5" w14:textId="605BFB47" w:rsidR="009B30FF" w:rsidRPr="00AE38F1" w:rsidRDefault="009B30FF">
            <w:pPr>
              <w:spacing w:before="100" w:beforeAutospacing="1" w:after="100" w:afterAutospacing="1"/>
              <w:outlineLvl w:val="2"/>
              <w:rPr>
                <w:ins w:id="599" w:author="Kate Gray" w:date="2025-09-17T10:31:00Z" w16du:dateUtc="2025-09-17T14:31:00Z"/>
                <w:rFonts w:eastAsia="Times New Roman" w:cstheme="minorHAnsi"/>
              </w:rPr>
            </w:pPr>
            <w:ins w:id="600" w:author="Kate Gray" w:date="2025-09-17T10:31:00Z" w16du:dateUtc="2025-09-17T14:31:00Z">
              <w:r>
                <w:rPr>
                  <w:rFonts w:eastAsia="Times New Roman" w:cstheme="minorHAnsi"/>
                </w:rPr>
                <w:t>0x0</w:t>
              </w:r>
            </w:ins>
            <w:ins w:id="601" w:author="Kate Gray" w:date="2025-09-17T10:32:00Z" w16du:dateUtc="2025-09-17T14:32:00Z">
              <w:r>
                <w:rPr>
                  <w:rFonts w:eastAsia="Times New Roman" w:cstheme="minorHAnsi"/>
                </w:rPr>
                <w:t>1</w:t>
              </w:r>
            </w:ins>
          </w:p>
        </w:tc>
        <w:tc>
          <w:tcPr>
            <w:tcW w:w="4318" w:type="pct"/>
            <w:tcPrChange w:id="602" w:author="Kate Gray [2]" w:date="2025-09-17T10:32:00Z" w16du:dateUtc="2025-09-17T14:32:00Z">
              <w:tcPr>
                <w:tcW w:w="4040" w:type="pct"/>
                <w:gridSpan w:val="2"/>
              </w:tcPr>
            </w:tcPrChange>
          </w:tcPr>
          <w:p w14:paraId="0737A04F" w14:textId="3581D121" w:rsidR="009B30FF" w:rsidRPr="00AE38F1" w:rsidRDefault="009B30FF">
            <w:pPr>
              <w:spacing w:before="100" w:beforeAutospacing="1" w:after="100" w:afterAutospacing="1"/>
              <w:outlineLvl w:val="2"/>
              <w:rPr>
                <w:ins w:id="603" w:author="Kate Gray" w:date="2025-09-17T10:31:00Z" w16du:dateUtc="2025-09-17T14:31:00Z"/>
                <w:rFonts w:eastAsia="Times New Roman" w:cstheme="minorHAnsi"/>
              </w:rPr>
            </w:pPr>
            <w:ins w:id="604" w:author="Kate Gray" w:date="2025-09-17T10:32:00Z" w16du:dateUtc="2025-09-17T14:32:00Z">
              <w:r>
                <w:t>PIV (NIST SP 800-73)</w:t>
              </w:r>
            </w:ins>
          </w:p>
        </w:tc>
      </w:tr>
      <w:tr w:rsidR="009B30FF" w:rsidRPr="00AE38F1" w14:paraId="29932808" w14:textId="77777777" w:rsidTr="009B30FF">
        <w:trPr>
          <w:ins w:id="605" w:author="Kate Gray" w:date="2025-09-17T10:31:00Z"/>
          <w:trPrChange w:id="606" w:author="Kate Gray [2]" w:date="2025-09-17T10:32:00Z" w16du:dateUtc="2025-09-17T14:32:00Z">
            <w:trPr>
              <w:gridBefore w:val="1"/>
              <w:gridAfter w:val="0"/>
            </w:trPr>
          </w:trPrChange>
        </w:trPr>
        <w:tc>
          <w:tcPr>
            <w:tcW w:w="682" w:type="pct"/>
            <w:tcPrChange w:id="607" w:author="Kate Gray [2]" w:date="2025-09-17T10:32:00Z" w16du:dateUtc="2025-09-17T14:32:00Z">
              <w:tcPr>
                <w:tcW w:w="530" w:type="pct"/>
              </w:tcPr>
            </w:tcPrChange>
          </w:tcPr>
          <w:p w14:paraId="29BF621D" w14:textId="21C273BF" w:rsidR="009B30FF" w:rsidRPr="00AE38F1" w:rsidRDefault="009B30FF">
            <w:pPr>
              <w:spacing w:before="100" w:beforeAutospacing="1" w:after="100" w:afterAutospacing="1"/>
              <w:outlineLvl w:val="2"/>
              <w:rPr>
                <w:ins w:id="608" w:author="Kate Gray" w:date="2025-09-17T10:31:00Z" w16du:dateUtc="2025-09-17T14:31:00Z"/>
                <w:rFonts w:eastAsia="Times New Roman" w:cstheme="minorHAnsi"/>
              </w:rPr>
            </w:pPr>
            <w:ins w:id="609" w:author="Kate Gray" w:date="2025-09-17T10:31:00Z" w16du:dateUtc="2025-09-17T14:31:00Z">
              <w:r>
                <w:rPr>
                  <w:rFonts w:eastAsia="Times New Roman" w:cstheme="minorHAnsi"/>
                </w:rPr>
                <w:t>0x0</w:t>
              </w:r>
            </w:ins>
            <w:ins w:id="610" w:author="Kate Gray" w:date="2025-09-17T10:32:00Z" w16du:dateUtc="2025-09-17T14:32:00Z">
              <w:r>
                <w:rPr>
                  <w:rFonts w:eastAsia="Times New Roman" w:cstheme="minorHAnsi"/>
                </w:rPr>
                <w:t>2</w:t>
              </w:r>
            </w:ins>
          </w:p>
        </w:tc>
        <w:tc>
          <w:tcPr>
            <w:tcW w:w="4318" w:type="pct"/>
            <w:tcPrChange w:id="611" w:author="Kate Gray [2]" w:date="2025-09-17T10:32:00Z" w16du:dateUtc="2025-09-17T14:32:00Z">
              <w:tcPr>
                <w:tcW w:w="4040" w:type="pct"/>
                <w:gridSpan w:val="2"/>
              </w:tcPr>
            </w:tcPrChange>
          </w:tcPr>
          <w:p w14:paraId="2E23AC3B" w14:textId="0A1506EF" w:rsidR="009B30FF" w:rsidRPr="00AE38F1" w:rsidRDefault="009B30FF">
            <w:pPr>
              <w:spacing w:before="100" w:beforeAutospacing="1" w:after="100" w:afterAutospacing="1"/>
              <w:outlineLvl w:val="2"/>
              <w:rPr>
                <w:ins w:id="612" w:author="Kate Gray" w:date="2025-09-17T10:31:00Z" w16du:dateUtc="2025-09-17T14:31:00Z"/>
                <w:rFonts w:eastAsia="Times New Roman" w:cstheme="minorHAnsi"/>
              </w:rPr>
            </w:pPr>
            <w:ins w:id="613" w:author="Kate Gray" w:date="2025-09-17T10:33:00Z" w16du:dateUtc="2025-09-17T14:33:00Z">
              <w:r>
                <w:t>TWIC</w:t>
              </w:r>
            </w:ins>
          </w:p>
        </w:tc>
      </w:tr>
      <w:tr w:rsidR="009B30FF" w:rsidRPr="00AE38F1" w14:paraId="54788B04" w14:textId="77777777" w:rsidTr="009B30FF">
        <w:trPr>
          <w:ins w:id="614" w:author="Kate Gray" w:date="2025-09-17T10:31:00Z"/>
          <w:trPrChange w:id="615" w:author="Kate Gray [2]" w:date="2025-09-17T10:32:00Z" w16du:dateUtc="2025-09-17T14:32:00Z">
            <w:trPr>
              <w:gridBefore w:val="1"/>
              <w:gridAfter w:val="0"/>
            </w:trPr>
          </w:trPrChange>
        </w:trPr>
        <w:tc>
          <w:tcPr>
            <w:tcW w:w="682" w:type="pct"/>
            <w:tcPrChange w:id="616" w:author="Kate Gray [2]" w:date="2025-09-17T10:32:00Z" w16du:dateUtc="2025-09-17T14:32:00Z">
              <w:tcPr>
                <w:tcW w:w="530" w:type="pct"/>
              </w:tcPr>
            </w:tcPrChange>
          </w:tcPr>
          <w:p w14:paraId="20C8D27E" w14:textId="54204044" w:rsidR="009B30FF" w:rsidRPr="00AE38F1" w:rsidRDefault="009B30FF">
            <w:pPr>
              <w:spacing w:before="100" w:beforeAutospacing="1" w:after="100" w:afterAutospacing="1"/>
              <w:outlineLvl w:val="2"/>
              <w:rPr>
                <w:ins w:id="617" w:author="Kate Gray" w:date="2025-09-17T10:31:00Z" w16du:dateUtc="2025-09-17T14:31:00Z"/>
                <w:rFonts w:eastAsia="Times New Roman" w:cstheme="minorHAnsi"/>
              </w:rPr>
            </w:pPr>
            <w:ins w:id="618" w:author="Kate Gray" w:date="2025-09-17T10:31:00Z" w16du:dateUtc="2025-09-17T14:31:00Z">
              <w:r>
                <w:rPr>
                  <w:rFonts w:eastAsia="Times New Roman" w:cstheme="minorHAnsi"/>
                </w:rPr>
                <w:t>0x</w:t>
              </w:r>
            </w:ins>
            <w:ins w:id="619" w:author="Kate Gray" w:date="2025-09-17T10:32:00Z" w16du:dateUtc="2025-09-17T14:32:00Z">
              <w:r>
                <w:rPr>
                  <w:rFonts w:eastAsia="Times New Roman" w:cstheme="minorHAnsi"/>
                </w:rPr>
                <w:t>0</w:t>
              </w:r>
            </w:ins>
            <w:ins w:id="620" w:author="Kate Gray" w:date="2025-09-17T10:33:00Z" w16du:dateUtc="2025-09-17T14:33:00Z">
              <w:r>
                <w:rPr>
                  <w:rFonts w:eastAsia="Times New Roman" w:cstheme="minorHAnsi"/>
                </w:rPr>
                <w:t>4-0x7F</w:t>
              </w:r>
            </w:ins>
          </w:p>
        </w:tc>
        <w:tc>
          <w:tcPr>
            <w:tcW w:w="4318" w:type="pct"/>
            <w:tcPrChange w:id="621" w:author="Kate Gray [2]" w:date="2025-09-17T10:32:00Z" w16du:dateUtc="2025-09-17T14:32:00Z">
              <w:tcPr>
                <w:tcW w:w="4040" w:type="pct"/>
                <w:gridSpan w:val="2"/>
              </w:tcPr>
            </w:tcPrChange>
          </w:tcPr>
          <w:p w14:paraId="533FDFC6" w14:textId="77777777" w:rsidR="009B30FF" w:rsidRPr="00AE38F1" w:rsidRDefault="009B30FF">
            <w:pPr>
              <w:spacing w:before="100" w:beforeAutospacing="1" w:after="100" w:afterAutospacing="1"/>
              <w:outlineLvl w:val="2"/>
              <w:rPr>
                <w:ins w:id="622" w:author="Kate Gray" w:date="2025-09-17T10:31:00Z" w16du:dateUtc="2025-09-17T14:31:00Z"/>
                <w:rFonts w:eastAsia="Times New Roman" w:cstheme="minorHAnsi"/>
              </w:rPr>
            </w:pPr>
            <w:ins w:id="623" w:author="Kate Gray" w:date="2025-09-17T10:31:00Z" w16du:dateUtc="2025-09-17T14:31:00Z">
              <w:r>
                <w:rPr>
                  <w:rFonts w:eastAsia="Times New Roman" w:cstheme="minorHAnsi"/>
                </w:rPr>
                <w:t>RFU (Set to 0)</w:t>
              </w:r>
            </w:ins>
          </w:p>
        </w:tc>
      </w:tr>
      <w:tr w:rsidR="009B30FF" w:rsidRPr="00AE38F1" w14:paraId="5FB052E1" w14:textId="77777777" w:rsidTr="009B30FF">
        <w:tblPrEx>
          <w:tblPrExChange w:id="624" w:author="Kate Gray [2]" w:date="2025-09-17T10:32:00Z" w16du:dateUtc="2025-09-17T14:32:00Z">
            <w:tblPrEx>
              <w:tblW w:w="4570" w:type="pct"/>
            </w:tblPrEx>
          </w:tblPrExChange>
        </w:tblPrEx>
        <w:trPr>
          <w:ins w:id="625" w:author="Kate Gray" w:date="2025-09-17T10:32:00Z"/>
          <w:trPrChange w:id="626" w:author="Kate Gray [2]" w:date="2025-09-17T10:32:00Z" w16du:dateUtc="2025-09-17T14:32:00Z">
            <w:trPr>
              <w:gridBefore w:val="1"/>
              <w:gridAfter w:val="0"/>
            </w:trPr>
          </w:trPrChange>
        </w:trPr>
        <w:tc>
          <w:tcPr>
            <w:tcW w:w="682" w:type="pct"/>
            <w:tcPrChange w:id="627" w:author="Kate Gray [2]" w:date="2025-09-17T10:32:00Z" w16du:dateUtc="2025-09-17T14:32:00Z">
              <w:tcPr>
                <w:tcW w:w="580" w:type="pct"/>
              </w:tcPr>
            </w:tcPrChange>
          </w:tcPr>
          <w:p w14:paraId="60430D7A" w14:textId="1A0083D4" w:rsidR="009B30FF" w:rsidRDefault="009B30FF">
            <w:pPr>
              <w:spacing w:before="100" w:beforeAutospacing="1" w:after="100" w:afterAutospacing="1"/>
              <w:outlineLvl w:val="2"/>
              <w:rPr>
                <w:ins w:id="628" w:author="Kate Gray" w:date="2025-09-17T10:32:00Z" w16du:dateUtc="2025-09-17T14:32:00Z"/>
                <w:rFonts w:eastAsia="Times New Roman" w:cstheme="minorHAnsi"/>
              </w:rPr>
            </w:pPr>
            <w:ins w:id="629" w:author="Kate Gray" w:date="2025-09-17T10:33:00Z" w16du:dateUtc="2025-09-17T14:33:00Z">
              <w:r>
                <w:rPr>
                  <w:rFonts w:eastAsia="Times New Roman" w:cstheme="minorHAnsi"/>
                </w:rPr>
                <w:t>0x80-0xFF</w:t>
              </w:r>
            </w:ins>
          </w:p>
        </w:tc>
        <w:tc>
          <w:tcPr>
            <w:tcW w:w="4318" w:type="pct"/>
            <w:tcPrChange w:id="630" w:author="Kate Gray [2]" w:date="2025-09-17T10:32:00Z" w16du:dateUtc="2025-09-17T14:32:00Z">
              <w:tcPr>
                <w:tcW w:w="4420" w:type="pct"/>
                <w:gridSpan w:val="2"/>
              </w:tcPr>
            </w:tcPrChange>
          </w:tcPr>
          <w:p w14:paraId="0768EF48" w14:textId="6AA47898" w:rsidR="009B30FF" w:rsidRDefault="009B30FF">
            <w:pPr>
              <w:spacing w:before="100" w:beforeAutospacing="1" w:after="100" w:afterAutospacing="1"/>
              <w:outlineLvl w:val="2"/>
              <w:rPr>
                <w:ins w:id="631" w:author="Kate Gray" w:date="2025-09-17T10:32:00Z" w16du:dateUtc="2025-09-17T14:32:00Z"/>
                <w:rFonts w:eastAsia="Times New Roman" w:cstheme="minorHAnsi"/>
              </w:rPr>
            </w:pPr>
            <w:ins w:id="632" w:author="Kate Gray" w:date="2025-09-17T10:33:00Z" w16du:dateUtc="2025-09-17T14:33:00Z">
              <w:r>
                <w:rPr>
                  <w:rFonts w:eastAsia="Times New Roman" w:cstheme="minorHAnsi"/>
                </w:rPr>
                <w:t>Private Use</w:t>
              </w:r>
            </w:ins>
          </w:p>
        </w:tc>
      </w:tr>
    </w:tbl>
    <w:p w14:paraId="24EAAC45" w14:textId="36138EA7" w:rsidR="009B30FF" w:rsidRPr="00AE38F1" w:rsidRDefault="009B30FF" w:rsidP="009B30FF">
      <w:pPr>
        <w:spacing w:before="100" w:beforeAutospacing="1" w:after="100" w:afterAutospacing="1" w:line="240" w:lineRule="auto"/>
        <w:outlineLvl w:val="2"/>
        <w:rPr>
          <w:ins w:id="633" w:author="Kate Gray" w:date="2025-09-17T10:34:00Z" w16du:dateUtc="2025-09-17T14:34:00Z"/>
          <w:rFonts w:eastAsia="Times New Roman" w:cstheme="minorHAnsi"/>
          <w:b/>
          <w:bCs/>
          <w:sz w:val="27"/>
          <w:szCs w:val="27"/>
        </w:rPr>
      </w:pPr>
      <w:commentRangeStart w:id="634"/>
      <w:commentRangeStart w:id="635"/>
      <w:commentRangeStart w:id="636"/>
      <w:commentRangeStart w:id="637"/>
      <w:ins w:id="638" w:author="Kate Gray" w:date="2025-09-17T10:34:00Z" w16du:dateUtc="2025-09-17T14:34:00Z">
        <w:r>
          <w:rPr>
            <w:rFonts w:eastAsia="Times New Roman" w:cstheme="minorHAnsi"/>
            <w:b/>
            <w:bCs/>
            <w:sz w:val="27"/>
            <w:szCs w:val="27"/>
          </w:rPr>
          <w:t>Interface Specifier</w:t>
        </w:r>
      </w:ins>
    </w:p>
    <w:tbl>
      <w:tblPr>
        <w:tblStyle w:val="TableGrid"/>
        <w:tblW w:w="4570" w:type="pct"/>
        <w:tblLook w:val="04A0" w:firstRow="1" w:lastRow="0" w:firstColumn="1" w:lastColumn="0" w:noHBand="0" w:noVBand="1"/>
      </w:tblPr>
      <w:tblGrid>
        <w:gridCol w:w="1167"/>
        <w:gridCol w:w="7388"/>
      </w:tblGrid>
      <w:tr w:rsidR="009B30FF" w:rsidRPr="00AE38F1" w14:paraId="53644346" w14:textId="77777777">
        <w:trPr>
          <w:ins w:id="639" w:author="Kate Gray" w:date="2025-09-17T10:34:00Z"/>
        </w:trPr>
        <w:tc>
          <w:tcPr>
            <w:tcW w:w="682" w:type="pct"/>
          </w:tcPr>
          <w:p w14:paraId="59DFA483" w14:textId="77777777" w:rsidR="009B30FF" w:rsidRPr="00AE38F1" w:rsidRDefault="009B30FF">
            <w:pPr>
              <w:spacing w:before="100" w:beforeAutospacing="1" w:after="100" w:afterAutospacing="1"/>
              <w:outlineLvl w:val="2"/>
              <w:rPr>
                <w:ins w:id="640" w:author="Kate Gray" w:date="2025-09-17T10:34:00Z" w16du:dateUtc="2025-09-17T14:34:00Z"/>
                <w:rFonts w:eastAsia="Times New Roman" w:cstheme="minorHAnsi"/>
                <w:b/>
                <w:bCs/>
                <w:sz w:val="27"/>
                <w:szCs w:val="27"/>
              </w:rPr>
            </w:pPr>
            <w:ins w:id="641" w:author="Kate Gray" w:date="2025-09-17T10:34:00Z" w16du:dateUtc="2025-09-17T14:34:00Z">
              <w:r w:rsidRPr="009B30FF">
                <w:rPr>
                  <w:rFonts w:cstheme="minorHAnsi"/>
                  <w:b/>
                </w:rPr>
                <w:t>Value</w:t>
              </w:r>
            </w:ins>
          </w:p>
        </w:tc>
        <w:tc>
          <w:tcPr>
            <w:tcW w:w="4318" w:type="pct"/>
          </w:tcPr>
          <w:p w14:paraId="73B7206F" w14:textId="77777777" w:rsidR="009B30FF" w:rsidRPr="00AE38F1" w:rsidRDefault="009B30FF">
            <w:pPr>
              <w:spacing w:before="100" w:beforeAutospacing="1" w:after="100" w:afterAutospacing="1"/>
              <w:outlineLvl w:val="2"/>
              <w:rPr>
                <w:ins w:id="642" w:author="Kate Gray" w:date="2025-09-17T10:34:00Z" w16du:dateUtc="2025-09-17T14:34:00Z"/>
                <w:rFonts w:eastAsia="Times New Roman" w:cstheme="minorHAnsi"/>
                <w:b/>
                <w:bCs/>
                <w:sz w:val="27"/>
                <w:szCs w:val="27"/>
              </w:rPr>
            </w:pPr>
            <w:ins w:id="643" w:author="Kate Gray" w:date="2025-09-17T10:34:00Z" w16du:dateUtc="2025-09-17T14:34:00Z">
              <w:r w:rsidRPr="009B30FF">
                <w:rPr>
                  <w:rFonts w:cstheme="minorHAnsi"/>
                  <w:b/>
                </w:rPr>
                <w:t>Description</w:t>
              </w:r>
            </w:ins>
          </w:p>
        </w:tc>
      </w:tr>
      <w:tr w:rsidR="009B30FF" w:rsidRPr="00AE38F1" w14:paraId="03A28C29" w14:textId="77777777">
        <w:trPr>
          <w:ins w:id="644" w:author="Kate Gray" w:date="2025-09-17T10:34:00Z"/>
        </w:trPr>
        <w:tc>
          <w:tcPr>
            <w:tcW w:w="682" w:type="pct"/>
          </w:tcPr>
          <w:p w14:paraId="4875C57F" w14:textId="77777777" w:rsidR="009B30FF" w:rsidRPr="00AE38F1" w:rsidRDefault="009B30FF">
            <w:pPr>
              <w:spacing w:before="100" w:beforeAutospacing="1" w:after="100" w:afterAutospacing="1"/>
              <w:outlineLvl w:val="2"/>
              <w:rPr>
                <w:ins w:id="645" w:author="Kate Gray" w:date="2025-09-17T10:34:00Z" w16du:dateUtc="2025-09-17T14:34:00Z"/>
                <w:rFonts w:eastAsia="Times New Roman" w:cstheme="minorHAnsi"/>
              </w:rPr>
            </w:pPr>
            <w:ins w:id="646" w:author="Kate Gray" w:date="2025-09-17T10:34:00Z" w16du:dateUtc="2025-09-17T14:34:00Z">
              <w:r>
                <w:rPr>
                  <w:rFonts w:eastAsia="Times New Roman" w:cstheme="minorHAnsi"/>
                </w:rPr>
                <w:t>0x00</w:t>
              </w:r>
            </w:ins>
          </w:p>
        </w:tc>
        <w:tc>
          <w:tcPr>
            <w:tcW w:w="4318" w:type="pct"/>
          </w:tcPr>
          <w:p w14:paraId="692676A5" w14:textId="0EF2E197" w:rsidR="009B30FF" w:rsidRPr="00AE38F1" w:rsidRDefault="009B30FF">
            <w:pPr>
              <w:spacing w:before="100" w:beforeAutospacing="1" w:after="100" w:afterAutospacing="1"/>
              <w:outlineLvl w:val="2"/>
              <w:rPr>
                <w:ins w:id="647" w:author="Kate Gray" w:date="2025-09-17T10:34:00Z" w16du:dateUtc="2025-09-17T14:34:00Z"/>
                <w:rFonts w:eastAsia="Times New Roman" w:cstheme="minorHAnsi"/>
              </w:rPr>
            </w:pPr>
            <w:ins w:id="648" w:author="Kate Gray" w:date="2025-09-17T10:34:00Z" w16du:dateUtc="2025-09-17T14:34:00Z">
              <w:r>
                <w:t>Any available interface</w:t>
              </w:r>
            </w:ins>
          </w:p>
        </w:tc>
      </w:tr>
      <w:tr w:rsidR="009B30FF" w:rsidRPr="00AE38F1" w14:paraId="0203FBE2" w14:textId="77777777">
        <w:trPr>
          <w:ins w:id="649" w:author="Kate Gray" w:date="2025-09-17T10:34:00Z"/>
        </w:trPr>
        <w:tc>
          <w:tcPr>
            <w:tcW w:w="682" w:type="pct"/>
          </w:tcPr>
          <w:p w14:paraId="0DE7A9CF" w14:textId="77777777" w:rsidR="009B30FF" w:rsidRPr="00AE38F1" w:rsidRDefault="009B30FF">
            <w:pPr>
              <w:spacing w:before="100" w:beforeAutospacing="1" w:after="100" w:afterAutospacing="1"/>
              <w:outlineLvl w:val="2"/>
              <w:rPr>
                <w:ins w:id="650" w:author="Kate Gray" w:date="2025-09-17T10:34:00Z" w16du:dateUtc="2025-09-17T14:34:00Z"/>
                <w:rFonts w:eastAsia="Times New Roman" w:cstheme="minorHAnsi"/>
              </w:rPr>
            </w:pPr>
            <w:ins w:id="651" w:author="Kate Gray" w:date="2025-09-17T10:34:00Z" w16du:dateUtc="2025-09-17T14:34:00Z">
              <w:r>
                <w:rPr>
                  <w:rFonts w:eastAsia="Times New Roman" w:cstheme="minorHAnsi"/>
                </w:rPr>
                <w:t>0x01</w:t>
              </w:r>
            </w:ins>
          </w:p>
        </w:tc>
        <w:tc>
          <w:tcPr>
            <w:tcW w:w="4318" w:type="pct"/>
          </w:tcPr>
          <w:p w14:paraId="0B6A246C" w14:textId="00F87666" w:rsidR="009B30FF" w:rsidRPr="00AE38F1" w:rsidRDefault="00FA1535">
            <w:pPr>
              <w:spacing w:before="100" w:beforeAutospacing="1" w:after="100" w:afterAutospacing="1"/>
              <w:outlineLvl w:val="2"/>
              <w:rPr>
                <w:ins w:id="652" w:author="Kate Gray" w:date="2025-09-17T10:34:00Z" w16du:dateUtc="2025-09-17T14:34:00Z"/>
                <w:rFonts w:eastAsia="Times New Roman" w:cstheme="minorHAnsi"/>
              </w:rPr>
            </w:pPr>
            <w:ins w:id="653" w:author="Kate Gray" w:date="2025-09-17T10:35:00Z" w16du:dateUtc="2025-09-17T14:35:00Z">
              <w:r>
                <w:t>Contact (ISO 7816)</w:t>
              </w:r>
            </w:ins>
          </w:p>
        </w:tc>
      </w:tr>
      <w:tr w:rsidR="009B30FF" w:rsidRPr="00AE38F1" w14:paraId="3C92F213" w14:textId="77777777">
        <w:trPr>
          <w:ins w:id="654" w:author="Kate Gray" w:date="2025-09-17T10:34:00Z"/>
        </w:trPr>
        <w:tc>
          <w:tcPr>
            <w:tcW w:w="682" w:type="pct"/>
          </w:tcPr>
          <w:p w14:paraId="6DE2CCDD" w14:textId="77777777" w:rsidR="009B30FF" w:rsidRPr="00AE38F1" w:rsidRDefault="009B30FF">
            <w:pPr>
              <w:spacing w:before="100" w:beforeAutospacing="1" w:after="100" w:afterAutospacing="1"/>
              <w:outlineLvl w:val="2"/>
              <w:rPr>
                <w:ins w:id="655" w:author="Kate Gray" w:date="2025-09-17T10:34:00Z" w16du:dateUtc="2025-09-17T14:34:00Z"/>
                <w:rFonts w:eastAsia="Times New Roman" w:cstheme="minorHAnsi"/>
              </w:rPr>
            </w:pPr>
            <w:ins w:id="656" w:author="Kate Gray" w:date="2025-09-17T10:34:00Z" w16du:dateUtc="2025-09-17T14:34:00Z">
              <w:r>
                <w:rPr>
                  <w:rFonts w:eastAsia="Times New Roman" w:cstheme="minorHAnsi"/>
                </w:rPr>
                <w:t>0x02</w:t>
              </w:r>
            </w:ins>
          </w:p>
        </w:tc>
        <w:tc>
          <w:tcPr>
            <w:tcW w:w="4318" w:type="pct"/>
          </w:tcPr>
          <w:p w14:paraId="30DA2A3B" w14:textId="389756E1" w:rsidR="009B30FF" w:rsidRPr="00AE38F1" w:rsidRDefault="00FA1535">
            <w:pPr>
              <w:spacing w:before="100" w:beforeAutospacing="1" w:after="100" w:afterAutospacing="1"/>
              <w:outlineLvl w:val="2"/>
              <w:rPr>
                <w:ins w:id="657" w:author="Kate Gray" w:date="2025-09-17T10:34:00Z" w16du:dateUtc="2025-09-17T14:34:00Z"/>
                <w:rFonts w:eastAsia="Times New Roman" w:cstheme="minorHAnsi"/>
              </w:rPr>
            </w:pPr>
            <w:ins w:id="658" w:author="Kate Gray" w:date="2025-09-17T10:35:00Z" w16du:dateUtc="2025-09-17T14:35:00Z">
              <w:r>
                <w:t>Contactless (ISO 14443)</w:t>
              </w:r>
            </w:ins>
          </w:p>
        </w:tc>
      </w:tr>
      <w:tr w:rsidR="009B30FF" w:rsidRPr="00AE38F1" w14:paraId="6907A8CC" w14:textId="77777777">
        <w:trPr>
          <w:ins w:id="659" w:author="Kate Gray" w:date="2025-09-17T10:34:00Z"/>
        </w:trPr>
        <w:tc>
          <w:tcPr>
            <w:tcW w:w="682" w:type="pct"/>
          </w:tcPr>
          <w:p w14:paraId="6C5D982B" w14:textId="5E9E2216" w:rsidR="009B30FF" w:rsidRPr="00AE38F1" w:rsidRDefault="009B30FF">
            <w:pPr>
              <w:spacing w:before="100" w:beforeAutospacing="1" w:after="100" w:afterAutospacing="1"/>
              <w:outlineLvl w:val="2"/>
              <w:rPr>
                <w:ins w:id="660" w:author="Kate Gray" w:date="2025-09-17T10:34:00Z" w16du:dateUtc="2025-09-17T14:34:00Z"/>
                <w:rFonts w:eastAsia="Times New Roman" w:cstheme="minorHAnsi"/>
              </w:rPr>
            </w:pPr>
            <w:ins w:id="661" w:author="Kate Gray" w:date="2025-09-17T10:34:00Z" w16du:dateUtc="2025-09-17T14:34:00Z">
              <w:r>
                <w:rPr>
                  <w:rFonts w:eastAsia="Times New Roman" w:cstheme="minorHAnsi"/>
                </w:rPr>
                <w:t>0x0</w:t>
              </w:r>
            </w:ins>
            <w:ins w:id="662" w:author="Kate Gray" w:date="2025-10-28T18:48:00Z" w16du:dateUtc="2025-10-29T01:48:00Z">
              <w:r w:rsidR="003210F6">
                <w:rPr>
                  <w:rFonts w:eastAsia="Times New Roman" w:cstheme="minorHAnsi"/>
                </w:rPr>
                <w:t>4</w:t>
              </w:r>
            </w:ins>
            <w:ins w:id="663" w:author="Kate Gray" w:date="2025-09-17T10:35:00Z" w16du:dateUtc="2025-09-17T14:35:00Z">
              <w:del w:id="664" w:author="Kate Gray" w:date="2025-10-28T18:48:00Z" w16du:dateUtc="2025-10-29T01:48:00Z">
                <w:r w:rsidR="00FA1535" w:rsidDel="003210F6">
                  <w:rPr>
                    <w:rFonts w:eastAsia="Times New Roman" w:cstheme="minorHAnsi"/>
                  </w:rPr>
                  <w:delText>3</w:delText>
                </w:r>
              </w:del>
            </w:ins>
            <w:ins w:id="665" w:author="Kate Gray" w:date="2025-09-17T10:34:00Z" w16du:dateUtc="2025-09-17T14:34:00Z">
              <w:r>
                <w:rPr>
                  <w:rFonts w:eastAsia="Times New Roman" w:cstheme="minorHAnsi"/>
                </w:rPr>
                <w:t>-0x7F</w:t>
              </w:r>
            </w:ins>
          </w:p>
        </w:tc>
        <w:tc>
          <w:tcPr>
            <w:tcW w:w="4318" w:type="pct"/>
          </w:tcPr>
          <w:p w14:paraId="5DA39E95" w14:textId="77777777" w:rsidR="009B30FF" w:rsidRPr="00AE38F1" w:rsidRDefault="009B30FF">
            <w:pPr>
              <w:spacing w:before="100" w:beforeAutospacing="1" w:after="100" w:afterAutospacing="1"/>
              <w:outlineLvl w:val="2"/>
              <w:rPr>
                <w:ins w:id="666" w:author="Kate Gray" w:date="2025-09-17T10:34:00Z" w16du:dateUtc="2025-09-17T14:34:00Z"/>
                <w:rFonts w:eastAsia="Times New Roman" w:cstheme="minorHAnsi"/>
              </w:rPr>
            </w:pPr>
            <w:ins w:id="667" w:author="Kate Gray" w:date="2025-09-17T10:34:00Z" w16du:dateUtc="2025-09-17T14:34:00Z">
              <w:r>
                <w:rPr>
                  <w:rFonts w:eastAsia="Times New Roman" w:cstheme="minorHAnsi"/>
                </w:rPr>
                <w:t>RFU (Set to 0)</w:t>
              </w:r>
            </w:ins>
          </w:p>
        </w:tc>
      </w:tr>
      <w:tr w:rsidR="009B30FF" w:rsidRPr="00AE38F1" w14:paraId="7933F7CF" w14:textId="77777777">
        <w:trPr>
          <w:ins w:id="668" w:author="Kate Gray" w:date="2025-09-17T10:34:00Z"/>
        </w:trPr>
        <w:tc>
          <w:tcPr>
            <w:tcW w:w="682" w:type="pct"/>
          </w:tcPr>
          <w:p w14:paraId="65E37ED0" w14:textId="77777777" w:rsidR="009B30FF" w:rsidRDefault="009B30FF">
            <w:pPr>
              <w:spacing w:before="100" w:beforeAutospacing="1" w:after="100" w:afterAutospacing="1"/>
              <w:outlineLvl w:val="2"/>
              <w:rPr>
                <w:ins w:id="669" w:author="Kate Gray" w:date="2025-09-17T10:34:00Z" w16du:dateUtc="2025-09-17T14:34:00Z"/>
                <w:rFonts w:eastAsia="Times New Roman" w:cstheme="minorHAnsi"/>
              </w:rPr>
            </w:pPr>
            <w:ins w:id="670" w:author="Kate Gray" w:date="2025-09-17T10:34:00Z" w16du:dateUtc="2025-09-17T14:34:00Z">
              <w:r>
                <w:rPr>
                  <w:rFonts w:eastAsia="Times New Roman" w:cstheme="minorHAnsi"/>
                </w:rPr>
                <w:t>0x80-0xFF</w:t>
              </w:r>
            </w:ins>
          </w:p>
        </w:tc>
        <w:tc>
          <w:tcPr>
            <w:tcW w:w="4318" w:type="pct"/>
          </w:tcPr>
          <w:p w14:paraId="6384D032" w14:textId="77777777" w:rsidR="009B30FF" w:rsidRDefault="009B30FF">
            <w:pPr>
              <w:spacing w:before="100" w:beforeAutospacing="1" w:after="100" w:afterAutospacing="1"/>
              <w:outlineLvl w:val="2"/>
              <w:rPr>
                <w:ins w:id="671" w:author="Kate Gray" w:date="2025-09-17T10:34:00Z" w16du:dateUtc="2025-09-17T14:34:00Z"/>
                <w:rFonts w:eastAsia="Times New Roman" w:cstheme="minorHAnsi"/>
              </w:rPr>
            </w:pPr>
            <w:ins w:id="672" w:author="Kate Gray" w:date="2025-09-17T10:34:00Z" w16du:dateUtc="2025-09-17T14:34:00Z">
              <w:r>
                <w:rPr>
                  <w:rFonts w:eastAsia="Times New Roman" w:cstheme="minorHAnsi"/>
                </w:rPr>
                <w:t>Private Use</w:t>
              </w:r>
            </w:ins>
          </w:p>
        </w:tc>
      </w:tr>
    </w:tbl>
    <w:commentRangeEnd w:id="634"/>
    <w:p w14:paraId="70169235" w14:textId="1C067257" w:rsidR="009B30FF" w:rsidRDefault="00195109" w:rsidP="00F07008">
      <w:pPr>
        <w:spacing w:before="100" w:beforeAutospacing="1" w:after="100" w:afterAutospacing="1" w:line="240" w:lineRule="auto"/>
        <w:outlineLvl w:val="2"/>
        <w:rPr>
          <w:ins w:id="673" w:author="Kate Gray" w:date="2025-09-17T10:23:00Z" w16du:dateUtc="2025-09-17T14:23:00Z"/>
          <w:rFonts w:ascii="Times New Roman" w:eastAsia="Times New Roman" w:hAnsi="Times New Roman" w:cs="Times New Roman"/>
          <w:b/>
          <w:bCs/>
          <w:sz w:val="27"/>
          <w:szCs w:val="27"/>
        </w:rPr>
      </w:pPr>
      <w:r>
        <w:rPr>
          <w:rStyle w:val="CommentReference"/>
          <w:rFonts w:ascii="Times New Roman" w:eastAsia="Times New Roman" w:hAnsi="Times New Roman" w:cs="Times New Roman"/>
          <w:b/>
          <w:bCs/>
          <w:sz w:val="27"/>
          <w:szCs w:val="27"/>
        </w:rPr>
        <w:commentReference w:id="634"/>
      </w:r>
      <w:commentRangeEnd w:id="635"/>
      <w:r w:rsidR="00676875">
        <w:rPr>
          <w:rStyle w:val="CommentReference"/>
          <w:rFonts w:ascii="Times New Roman" w:eastAsia="Times New Roman" w:hAnsi="Times New Roman" w:cs="Times New Roman"/>
          <w:b/>
          <w:bCs/>
          <w:sz w:val="27"/>
          <w:szCs w:val="27"/>
        </w:rPr>
        <w:commentReference w:id="635"/>
      </w:r>
      <w:commentRangeEnd w:id="636"/>
      <w:r w:rsidR="002A1210">
        <w:rPr>
          <w:rStyle w:val="CommentReference"/>
          <w:rFonts w:ascii="Times New Roman" w:eastAsia="Times New Roman" w:hAnsi="Times New Roman" w:cs="Times New Roman"/>
          <w:b/>
          <w:sz w:val="27"/>
          <w:szCs w:val="27"/>
        </w:rPr>
        <w:commentReference w:id="636"/>
      </w:r>
      <w:commentRangeEnd w:id="637"/>
      <w:r w:rsidR="00AE033F">
        <w:rPr>
          <w:rStyle w:val="CommentReference"/>
          <w:rFonts w:ascii="Times New Roman" w:eastAsia="Times New Roman" w:hAnsi="Times New Roman" w:cs="Times New Roman"/>
          <w:b/>
          <w:sz w:val="27"/>
          <w:szCs w:val="27"/>
        </w:rPr>
        <w:commentReference w:id="637"/>
      </w:r>
    </w:p>
    <w:p w14:paraId="21EF470A" w14:textId="4BE58E11" w:rsidR="00F07008" w:rsidRPr="00F07008" w:rsidRDefault="00F07008" w:rsidP="00F07008">
      <w:pPr>
        <w:spacing w:before="100" w:beforeAutospacing="1" w:after="100" w:afterAutospacing="1" w:line="240" w:lineRule="auto"/>
        <w:outlineLvl w:val="2"/>
        <w:rPr>
          <w:ins w:id="674" w:author="Kate Gray" w:date="2025-09-03T10:57:00Z" w16du:dateUtc="2025-09-03T14:57:00Z"/>
          <w:rFonts w:ascii="Times New Roman" w:eastAsia="Times New Roman" w:hAnsi="Times New Roman" w:cs="Times New Roman"/>
          <w:b/>
          <w:bCs/>
          <w:sz w:val="27"/>
          <w:szCs w:val="27"/>
        </w:rPr>
      </w:pPr>
      <w:ins w:id="675" w:author="Kate Gray" w:date="2025-09-03T10:57:00Z" w16du:dateUtc="2025-09-03T14:57:00Z">
        <w:r w:rsidRPr="00F07008">
          <w:rPr>
            <w:rFonts w:ascii="Times New Roman" w:eastAsia="Times New Roman" w:hAnsi="Times New Roman" w:cs="Times New Roman"/>
            <w:b/>
            <w:bCs/>
            <w:sz w:val="27"/>
            <w:szCs w:val="27"/>
          </w:rPr>
          <w:t>Operational notes</w:t>
        </w:r>
      </w:ins>
    </w:p>
    <w:p w14:paraId="71EB4E8B" w14:textId="77777777" w:rsidR="00FA1535" w:rsidRPr="00FA1535" w:rsidRDefault="00FA1535" w:rsidP="00F07008">
      <w:pPr>
        <w:numPr>
          <w:ilvl w:val="0"/>
          <w:numId w:val="10"/>
        </w:numPr>
        <w:spacing w:before="100" w:beforeAutospacing="1" w:after="100" w:afterAutospacing="1" w:line="240" w:lineRule="auto"/>
        <w:rPr>
          <w:ins w:id="676" w:author="Kate Gray" w:date="2025-09-17T10:35:00Z" w16du:dateUtc="2025-09-17T14:35:00Z"/>
          <w:rFonts w:ascii="Times New Roman" w:eastAsia="Times New Roman" w:hAnsi="Times New Roman" w:cs="Times New Roman"/>
          <w:sz w:val="24"/>
          <w:szCs w:val="24"/>
          <w:rPrChange w:id="677" w:author="Kate Gray [2]" w:date="2025-09-17T10:35:00Z" w16du:dateUtc="2025-09-17T14:35:00Z">
            <w:rPr>
              <w:ins w:id="678" w:author="Kate Gray" w:date="2025-09-17T10:35:00Z" w16du:dateUtc="2025-09-17T14:35:00Z"/>
            </w:rPr>
          </w:rPrChange>
        </w:rPr>
      </w:pPr>
      <w:ins w:id="679" w:author="Kate Gray" w:date="2025-09-17T10:35:00Z" w16du:dateUtc="2025-09-17T14:35:00Z">
        <w:r>
          <w:rPr>
            <w:rStyle w:val="Strong"/>
          </w:rPr>
          <w:t>Processing Order</w:t>
        </w:r>
        <w:r>
          <w:t>: PD attempts configurations in the order provided. First configuration has highest preference.</w:t>
        </w:r>
      </w:ins>
    </w:p>
    <w:p w14:paraId="54C9B3A8" w14:textId="1DE6BF7A" w:rsidR="00F07008" w:rsidRPr="00F07008" w:rsidRDefault="00F07008" w:rsidP="00F07008">
      <w:pPr>
        <w:numPr>
          <w:ilvl w:val="0"/>
          <w:numId w:val="10"/>
        </w:numPr>
        <w:spacing w:before="100" w:beforeAutospacing="1" w:after="100" w:afterAutospacing="1" w:line="240" w:lineRule="auto"/>
        <w:rPr>
          <w:ins w:id="680" w:author="Kate Gray" w:date="2025-09-03T10:57:00Z" w16du:dateUtc="2025-09-03T14:57:00Z"/>
          <w:rFonts w:ascii="Times New Roman" w:eastAsia="Times New Roman" w:hAnsi="Times New Roman" w:cs="Times New Roman"/>
          <w:sz w:val="24"/>
          <w:szCs w:val="24"/>
        </w:rPr>
      </w:pPr>
      <w:ins w:id="681" w:author="Kate Gray" w:date="2025-09-03T10:57:00Z" w16du:dateUtc="2025-09-03T14:57:00Z">
        <w:r w:rsidRPr="00F07008">
          <w:rPr>
            <w:rFonts w:ascii="Times New Roman" w:eastAsia="Times New Roman" w:hAnsi="Times New Roman" w:cs="Times New Roman"/>
            <w:b/>
            <w:bCs/>
            <w:sz w:val="24"/>
            <w:szCs w:val="24"/>
          </w:rPr>
          <w:t>VCI:</w:t>
        </w:r>
        <w:r w:rsidRPr="00F07008">
          <w:rPr>
            <w:rFonts w:ascii="Times New Roman" w:eastAsia="Times New Roman" w:hAnsi="Times New Roman" w:cs="Times New Roman"/>
            <w:sz w:val="24"/>
            <w:szCs w:val="24"/>
          </w:rPr>
          <w:t xml:space="preserve"> If </w:t>
        </w:r>
      </w:ins>
      <w:ins w:id="682" w:author="Kate Gray" w:date="2025-09-17T10:36:00Z" w16du:dateUtc="2025-09-17T14:36:00Z">
        <w:r w:rsidR="00FA1535">
          <w:rPr>
            <w:rFonts w:ascii="Times New Roman" w:eastAsia="Times New Roman" w:hAnsi="Times New Roman" w:cs="Times New Roman"/>
            <w:sz w:val="24"/>
            <w:szCs w:val="24"/>
          </w:rPr>
          <w:t>PIV Mode Flags include VCI, P</w:t>
        </w:r>
      </w:ins>
      <w:ins w:id="683" w:author="Kate Gray" w:date="2025-09-03T10:57:00Z" w16du:dateUtc="2025-09-03T14:57:00Z">
        <w:r w:rsidRPr="00F07008">
          <w:rPr>
            <w:rFonts w:ascii="Times New Roman" w:eastAsia="Times New Roman" w:hAnsi="Times New Roman" w:cs="Times New Roman"/>
            <w:sz w:val="24"/>
            <w:szCs w:val="24"/>
          </w:rPr>
          <w:t>D may use VCI for contactless PIN-protected operations where permitted.</w:t>
        </w:r>
      </w:ins>
    </w:p>
    <w:p w14:paraId="0E3A3F2C" w14:textId="6ED4C6B7" w:rsidR="005C5D28" w:rsidRDefault="00F07008" w:rsidP="00ED4879">
      <w:pPr>
        <w:numPr>
          <w:ilvl w:val="0"/>
          <w:numId w:val="10"/>
        </w:numPr>
        <w:spacing w:before="100" w:beforeAutospacing="1" w:after="100" w:afterAutospacing="1" w:line="240" w:lineRule="auto"/>
        <w:rPr>
          <w:ins w:id="684" w:author="Kate Gray" w:date="2025-09-03T10:58:00Z" w16du:dateUtc="2025-09-03T14:58:00Z"/>
          <w:rFonts w:ascii="Times New Roman" w:eastAsia="Times New Roman" w:hAnsi="Times New Roman" w:cs="Times New Roman"/>
          <w:sz w:val="24"/>
          <w:szCs w:val="24"/>
        </w:rPr>
      </w:pPr>
      <w:ins w:id="685" w:author="Kate Gray" w:date="2025-09-03T10:57:00Z" w16du:dateUtc="2025-09-03T14:57:00Z">
        <w:r w:rsidRPr="00F07008">
          <w:rPr>
            <w:rFonts w:ascii="Times New Roman" w:eastAsia="Times New Roman" w:hAnsi="Times New Roman" w:cs="Times New Roman"/>
            <w:b/>
            <w:bCs/>
            <w:sz w:val="24"/>
            <w:szCs w:val="24"/>
          </w:rPr>
          <w:t>Persistence:</w:t>
        </w:r>
        <w:r w:rsidRPr="00F07008">
          <w:rPr>
            <w:rFonts w:ascii="Times New Roman" w:eastAsia="Times New Roman" w:hAnsi="Times New Roman" w:cs="Times New Roman"/>
            <w:sz w:val="24"/>
            <w:szCs w:val="24"/>
          </w:rPr>
          <w:t xml:space="preserve"> Settings apply to all subsequent </w:t>
        </w:r>
        <w:r w:rsidRPr="00F07008">
          <w:rPr>
            <w:rFonts w:ascii="Courier New" w:eastAsia="Times New Roman" w:hAnsi="Courier New" w:cs="Courier New"/>
            <w:sz w:val="20"/>
            <w:szCs w:val="20"/>
          </w:rPr>
          <w:t>CRAUTH</w:t>
        </w:r>
        <w:r w:rsidRPr="00F07008">
          <w:rPr>
            <w:rFonts w:ascii="Times New Roman" w:eastAsia="Times New Roman" w:hAnsi="Times New Roman" w:cs="Times New Roman"/>
            <w:sz w:val="24"/>
            <w:szCs w:val="24"/>
          </w:rPr>
          <w:t xml:space="preserve">, </w:t>
        </w:r>
        <w:r w:rsidRPr="00F07008">
          <w:rPr>
            <w:rFonts w:ascii="Courier New" w:eastAsia="Times New Roman" w:hAnsi="Courier New" w:cs="Courier New"/>
            <w:sz w:val="20"/>
            <w:szCs w:val="20"/>
          </w:rPr>
          <w:t>PIVSPE</w:t>
        </w:r>
        <w:r w:rsidRPr="00F07008">
          <w:rPr>
            <w:rFonts w:ascii="Times New Roman" w:eastAsia="Times New Roman" w:hAnsi="Times New Roman" w:cs="Times New Roman"/>
            <w:sz w:val="24"/>
            <w:szCs w:val="24"/>
          </w:rPr>
          <w:t xml:space="preserve">, </w:t>
        </w:r>
        <w:r w:rsidRPr="00F07008">
          <w:rPr>
            <w:rFonts w:ascii="Courier New" w:eastAsia="Times New Roman" w:hAnsi="Courier New" w:cs="Courier New"/>
            <w:sz w:val="20"/>
            <w:szCs w:val="20"/>
          </w:rPr>
          <w:t>PIVGETDATA/PUTDATA</w:t>
        </w:r>
        <w:r w:rsidRPr="00F07008">
          <w:rPr>
            <w:rFonts w:ascii="Times New Roman" w:eastAsia="Times New Roman" w:hAnsi="Times New Roman" w:cs="Times New Roman"/>
            <w:sz w:val="24"/>
            <w:szCs w:val="24"/>
          </w:rPr>
          <w:t xml:space="preserve">, and biometric commands until a new </w:t>
        </w:r>
        <w:r w:rsidRPr="00F07008">
          <w:rPr>
            <w:rFonts w:ascii="Courier New" w:eastAsia="Times New Roman" w:hAnsi="Courier New" w:cs="Courier New"/>
            <w:sz w:val="20"/>
            <w:szCs w:val="20"/>
          </w:rPr>
          <w:t>PIVMODE</w:t>
        </w:r>
        <w:r w:rsidRPr="00F07008">
          <w:rPr>
            <w:rFonts w:ascii="Times New Roman" w:eastAsia="Times New Roman" w:hAnsi="Times New Roman" w:cs="Times New Roman"/>
            <w:sz w:val="24"/>
            <w:szCs w:val="24"/>
          </w:rPr>
          <w:t xml:space="preserve"> is received.</w:t>
        </w:r>
      </w:ins>
    </w:p>
    <w:p w14:paraId="71F21B9C" w14:textId="038E7E38" w:rsidR="00ED4879" w:rsidRPr="00F06BC4" w:rsidRDefault="00ED4879" w:rsidP="00ED4879">
      <w:pPr>
        <w:rPr>
          <w:rFonts w:cstheme="minorHAnsi"/>
          <w:b/>
        </w:rPr>
      </w:pPr>
      <w:proofErr w:type="spellStart"/>
      <w:r w:rsidRPr="00F06BC4">
        <w:rPr>
          <w:rFonts w:cstheme="minorHAnsi"/>
          <w:b/>
        </w:rPr>
        <w:t>osdp_CARDSTATUS</w:t>
      </w:r>
      <w:proofErr w:type="spellEnd"/>
      <w:r w:rsidR="007D4B62">
        <w:rPr>
          <w:rFonts w:cstheme="minorHAnsi"/>
          <w:b/>
        </w:rPr>
        <w:t xml:space="preserve"> – Request Current Card status</w:t>
      </w:r>
    </w:p>
    <w:p w14:paraId="71F21B9D" w14:textId="77777777" w:rsidR="00ED4879" w:rsidRPr="00F06BC4" w:rsidRDefault="00ED4879" w:rsidP="0088161A">
      <w:pPr>
        <w:ind w:firstLine="720"/>
        <w:rPr>
          <w:rFonts w:cstheme="minorHAnsi"/>
        </w:rPr>
      </w:pPr>
      <w:r w:rsidRPr="00F06BC4">
        <w:rPr>
          <w:rFonts w:cstheme="minorHAnsi"/>
        </w:rPr>
        <w:t xml:space="preserve">This command instructs the PD to return information related to the currently </w:t>
      </w:r>
      <w:r>
        <w:rPr>
          <w:rFonts w:cstheme="minorHAnsi"/>
        </w:rPr>
        <w:t>active card</w:t>
      </w:r>
      <w:r w:rsidR="00D0548A">
        <w:rPr>
          <w:rFonts w:cstheme="minorHAnsi"/>
        </w:rPr>
        <w:t>.</w:t>
      </w:r>
    </w:p>
    <w:tbl>
      <w:tblPr>
        <w:tblStyle w:val="TableGrid"/>
        <w:tblW w:w="10167" w:type="dxa"/>
        <w:tblLook w:val="04A0" w:firstRow="1" w:lastRow="0" w:firstColumn="1" w:lastColumn="0" w:noHBand="0" w:noVBand="1"/>
      </w:tblPr>
      <w:tblGrid>
        <w:gridCol w:w="1885"/>
        <w:gridCol w:w="1440"/>
        <w:gridCol w:w="2250"/>
        <w:gridCol w:w="4592"/>
      </w:tblGrid>
      <w:tr w:rsidR="00ED4879" w:rsidRPr="00F06BC4" w14:paraId="71F21BA2" w14:textId="77777777" w:rsidTr="00382C82">
        <w:trPr>
          <w:trHeight w:val="559"/>
        </w:trPr>
        <w:tc>
          <w:tcPr>
            <w:tcW w:w="1885" w:type="dxa"/>
          </w:tcPr>
          <w:p w14:paraId="71F21B9E" w14:textId="77777777" w:rsidR="00ED4879" w:rsidRPr="00F06BC4" w:rsidRDefault="00ED4879" w:rsidP="00C1034F">
            <w:pPr>
              <w:autoSpaceDE w:val="0"/>
              <w:autoSpaceDN w:val="0"/>
              <w:adjustRightInd w:val="0"/>
              <w:jc w:val="center"/>
              <w:rPr>
                <w:rFonts w:cstheme="minorHAnsi"/>
                <w:b/>
                <w:bCs/>
              </w:rPr>
            </w:pPr>
            <w:r w:rsidRPr="00F06BC4">
              <w:rPr>
                <w:rFonts w:cstheme="minorHAnsi"/>
                <w:b/>
                <w:bCs/>
              </w:rPr>
              <w:t>Packet format field</w:t>
            </w:r>
          </w:p>
        </w:tc>
        <w:tc>
          <w:tcPr>
            <w:tcW w:w="1440" w:type="dxa"/>
            <w:vAlign w:val="center"/>
          </w:tcPr>
          <w:p w14:paraId="71F21B9F" w14:textId="77777777" w:rsidR="00ED4879" w:rsidRPr="00F06BC4" w:rsidRDefault="00ED4879" w:rsidP="00382C82">
            <w:pPr>
              <w:autoSpaceDE w:val="0"/>
              <w:autoSpaceDN w:val="0"/>
              <w:adjustRightInd w:val="0"/>
              <w:jc w:val="center"/>
              <w:rPr>
                <w:rFonts w:cstheme="minorHAnsi"/>
                <w:b/>
                <w:bCs/>
              </w:rPr>
            </w:pPr>
            <w:r w:rsidRPr="00F06BC4">
              <w:rPr>
                <w:rFonts w:cstheme="minorHAnsi"/>
                <w:b/>
                <w:bCs/>
              </w:rPr>
              <w:t>Code</w:t>
            </w:r>
          </w:p>
        </w:tc>
        <w:tc>
          <w:tcPr>
            <w:tcW w:w="2250" w:type="dxa"/>
            <w:vAlign w:val="center"/>
          </w:tcPr>
          <w:p w14:paraId="71F21BA0" w14:textId="77777777" w:rsidR="00ED4879" w:rsidRPr="00F06BC4" w:rsidRDefault="00ED4879" w:rsidP="00382C82">
            <w:pPr>
              <w:autoSpaceDE w:val="0"/>
              <w:autoSpaceDN w:val="0"/>
              <w:adjustRightInd w:val="0"/>
              <w:jc w:val="center"/>
              <w:rPr>
                <w:rFonts w:cstheme="minorHAnsi"/>
                <w:b/>
                <w:bCs/>
              </w:rPr>
            </w:pPr>
            <w:r w:rsidRPr="00F06BC4">
              <w:rPr>
                <w:rFonts w:cstheme="minorHAnsi"/>
                <w:b/>
                <w:bCs/>
              </w:rPr>
              <w:t>Name</w:t>
            </w:r>
          </w:p>
        </w:tc>
        <w:tc>
          <w:tcPr>
            <w:tcW w:w="4592" w:type="dxa"/>
            <w:vAlign w:val="center"/>
          </w:tcPr>
          <w:p w14:paraId="71F21BA1" w14:textId="77777777" w:rsidR="00ED4879" w:rsidRPr="00F06BC4" w:rsidRDefault="00ED4879" w:rsidP="00382C82">
            <w:pPr>
              <w:autoSpaceDE w:val="0"/>
              <w:autoSpaceDN w:val="0"/>
              <w:adjustRightInd w:val="0"/>
              <w:jc w:val="center"/>
              <w:rPr>
                <w:rFonts w:cstheme="minorHAnsi"/>
                <w:b/>
                <w:bCs/>
              </w:rPr>
            </w:pPr>
            <w:r w:rsidRPr="00F06BC4">
              <w:rPr>
                <w:rFonts w:cstheme="minorHAnsi"/>
                <w:b/>
                <w:bCs/>
              </w:rPr>
              <w:t>Meaning</w:t>
            </w:r>
          </w:p>
        </w:tc>
      </w:tr>
      <w:tr w:rsidR="00ED4879" w:rsidRPr="00F06BC4" w14:paraId="71F21BA7" w14:textId="77777777" w:rsidTr="00C1034F">
        <w:trPr>
          <w:trHeight w:val="274"/>
        </w:trPr>
        <w:tc>
          <w:tcPr>
            <w:tcW w:w="1885" w:type="dxa"/>
          </w:tcPr>
          <w:p w14:paraId="71F21BA3" w14:textId="77777777" w:rsidR="00ED4879" w:rsidRPr="00F06BC4" w:rsidRDefault="00ED4879" w:rsidP="00C1034F">
            <w:pPr>
              <w:autoSpaceDE w:val="0"/>
              <w:autoSpaceDN w:val="0"/>
              <w:adjustRightInd w:val="0"/>
              <w:rPr>
                <w:rFonts w:cstheme="minorHAnsi"/>
                <w:bCs/>
              </w:rPr>
            </w:pPr>
            <w:r w:rsidRPr="00F06BC4">
              <w:rPr>
                <w:rFonts w:cstheme="minorHAnsi"/>
                <w:bCs/>
              </w:rPr>
              <w:t>CMND</w:t>
            </w:r>
          </w:p>
        </w:tc>
        <w:tc>
          <w:tcPr>
            <w:tcW w:w="1440" w:type="dxa"/>
          </w:tcPr>
          <w:p w14:paraId="71F21BA4" w14:textId="77777777" w:rsidR="00ED4879" w:rsidRPr="00F06BC4" w:rsidRDefault="00ED4879" w:rsidP="00C1034F">
            <w:pPr>
              <w:autoSpaceDE w:val="0"/>
              <w:autoSpaceDN w:val="0"/>
              <w:adjustRightInd w:val="0"/>
              <w:rPr>
                <w:rFonts w:cstheme="minorHAnsi"/>
                <w:bCs/>
              </w:rPr>
            </w:pPr>
            <w:r w:rsidRPr="00F06BC4">
              <w:rPr>
                <w:rFonts w:cstheme="minorHAnsi"/>
                <w:bCs/>
              </w:rPr>
              <w:t>0xA8</w:t>
            </w:r>
          </w:p>
        </w:tc>
        <w:tc>
          <w:tcPr>
            <w:tcW w:w="2250" w:type="dxa"/>
            <w:vAlign w:val="center"/>
          </w:tcPr>
          <w:p w14:paraId="71F21BA5" w14:textId="77777777" w:rsidR="00ED4879" w:rsidRPr="00F06BC4" w:rsidRDefault="00ED4879" w:rsidP="00C1034F">
            <w:pPr>
              <w:autoSpaceDE w:val="0"/>
              <w:autoSpaceDN w:val="0"/>
              <w:adjustRightInd w:val="0"/>
              <w:rPr>
                <w:rFonts w:cstheme="minorHAnsi"/>
                <w:bCs/>
              </w:rPr>
            </w:pPr>
            <w:proofErr w:type="spellStart"/>
            <w:r w:rsidRPr="00F06BC4">
              <w:rPr>
                <w:rFonts w:cstheme="minorHAnsi"/>
                <w:bCs/>
              </w:rPr>
              <w:t>osdp_CARDSTATUS</w:t>
            </w:r>
            <w:proofErr w:type="spellEnd"/>
          </w:p>
        </w:tc>
        <w:tc>
          <w:tcPr>
            <w:tcW w:w="4592" w:type="dxa"/>
          </w:tcPr>
          <w:p w14:paraId="71F21BA6" w14:textId="77777777" w:rsidR="00ED4879" w:rsidRPr="00F06BC4" w:rsidRDefault="00ED4879" w:rsidP="00C1034F">
            <w:pPr>
              <w:autoSpaceDE w:val="0"/>
              <w:autoSpaceDN w:val="0"/>
              <w:adjustRightInd w:val="0"/>
              <w:jc w:val="center"/>
              <w:rPr>
                <w:rFonts w:cstheme="minorHAnsi"/>
                <w:bCs/>
              </w:rPr>
            </w:pPr>
          </w:p>
        </w:tc>
      </w:tr>
      <w:tr w:rsidR="00ED4879" w:rsidRPr="00F06BC4" w14:paraId="71F21BAE" w14:textId="77777777" w:rsidTr="00C1034F">
        <w:trPr>
          <w:trHeight w:val="548"/>
        </w:trPr>
        <w:tc>
          <w:tcPr>
            <w:tcW w:w="1885" w:type="dxa"/>
            <w:vAlign w:val="center"/>
          </w:tcPr>
          <w:p w14:paraId="71F21BA8" w14:textId="77777777" w:rsidR="00ED4879" w:rsidRPr="00F06BC4" w:rsidRDefault="00ED4879" w:rsidP="00C1034F">
            <w:pPr>
              <w:autoSpaceDE w:val="0"/>
              <w:autoSpaceDN w:val="0"/>
              <w:adjustRightInd w:val="0"/>
              <w:rPr>
                <w:rFonts w:cstheme="minorHAnsi"/>
                <w:bCs/>
              </w:rPr>
            </w:pPr>
            <w:r w:rsidRPr="00F06BC4">
              <w:rPr>
                <w:rFonts w:cstheme="minorHAnsi"/>
                <w:bCs/>
              </w:rPr>
              <w:t xml:space="preserve">DATA </w:t>
            </w:r>
          </w:p>
        </w:tc>
        <w:tc>
          <w:tcPr>
            <w:tcW w:w="1440" w:type="dxa"/>
            <w:vAlign w:val="center"/>
          </w:tcPr>
          <w:p w14:paraId="71F21BA9" w14:textId="77777777" w:rsidR="00ED4879" w:rsidRPr="00F06BC4" w:rsidRDefault="00ED4879" w:rsidP="00C1034F">
            <w:pPr>
              <w:autoSpaceDE w:val="0"/>
              <w:autoSpaceDN w:val="0"/>
              <w:adjustRightInd w:val="0"/>
              <w:rPr>
                <w:rFonts w:cstheme="minorHAnsi"/>
                <w:bCs/>
              </w:rPr>
            </w:pPr>
            <w:r w:rsidRPr="00F06BC4">
              <w:rPr>
                <w:rFonts w:cstheme="minorHAnsi"/>
                <w:bCs/>
              </w:rPr>
              <w:t>0x01 – 0xFF</w:t>
            </w:r>
          </w:p>
        </w:tc>
        <w:tc>
          <w:tcPr>
            <w:tcW w:w="2250" w:type="dxa"/>
            <w:vAlign w:val="center"/>
          </w:tcPr>
          <w:p w14:paraId="71F21BAA" w14:textId="77777777" w:rsidR="00ED4879" w:rsidRPr="00F06BC4" w:rsidRDefault="00ED4879" w:rsidP="00C1034F">
            <w:pPr>
              <w:autoSpaceDE w:val="0"/>
              <w:autoSpaceDN w:val="0"/>
              <w:adjustRightInd w:val="0"/>
              <w:rPr>
                <w:rFonts w:cstheme="minorHAnsi"/>
                <w:bCs/>
              </w:rPr>
            </w:pPr>
            <w:r w:rsidRPr="00F06BC4">
              <w:rPr>
                <w:rFonts w:cstheme="minorHAnsi"/>
                <w:bCs/>
              </w:rPr>
              <w:t>Status type</w:t>
            </w:r>
          </w:p>
        </w:tc>
        <w:tc>
          <w:tcPr>
            <w:tcW w:w="4592" w:type="dxa"/>
            <w:vAlign w:val="center"/>
          </w:tcPr>
          <w:p w14:paraId="71F21BAB" w14:textId="77777777" w:rsidR="00ED4879" w:rsidRPr="00F06BC4" w:rsidRDefault="00ED4879" w:rsidP="00C1034F">
            <w:pPr>
              <w:autoSpaceDE w:val="0"/>
              <w:autoSpaceDN w:val="0"/>
              <w:adjustRightInd w:val="0"/>
              <w:rPr>
                <w:rFonts w:cstheme="minorHAnsi"/>
                <w:bCs/>
              </w:rPr>
            </w:pPr>
            <w:r w:rsidRPr="00F06BC4">
              <w:rPr>
                <w:rFonts w:cstheme="minorHAnsi"/>
                <w:bCs/>
              </w:rPr>
              <w:t xml:space="preserve">0x01 – Send standard PIV </w:t>
            </w:r>
            <w:r>
              <w:rPr>
                <w:rFonts w:cstheme="minorHAnsi"/>
                <w:bCs/>
              </w:rPr>
              <w:t xml:space="preserve">card </w:t>
            </w:r>
            <w:r w:rsidRPr="00F06BC4">
              <w:rPr>
                <w:rFonts w:cstheme="minorHAnsi"/>
                <w:bCs/>
              </w:rPr>
              <w:t>status</w:t>
            </w:r>
            <w:r>
              <w:rPr>
                <w:rFonts w:cstheme="minorHAnsi"/>
                <w:bCs/>
              </w:rPr>
              <w:t>.</w:t>
            </w:r>
          </w:p>
          <w:p w14:paraId="71F21BAC" w14:textId="77777777" w:rsidR="00ED4879" w:rsidRPr="00F06BC4" w:rsidRDefault="00ED4879" w:rsidP="00C1034F">
            <w:pPr>
              <w:autoSpaceDE w:val="0"/>
              <w:autoSpaceDN w:val="0"/>
              <w:adjustRightInd w:val="0"/>
              <w:rPr>
                <w:rFonts w:cstheme="minorHAnsi"/>
                <w:bCs/>
              </w:rPr>
            </w:pPr>
            <w:r w:rsidRPr="00F06BC4">
              <w:rPr>
                <w:rFonts w:cstheme="minorHAnsi"/>
                <w:bCs/>
              </w:rPr>
              <w:t>0x02 to 0x7F – RFU</w:t>
            </w:r>
          </w:p>
          <w:p w14:paraId="71F21BAD" w14:textId="77777777" w:rsidR="00ED4879" w:rsidRPr="00F06BC4" w:rsidRDefault="00ED4879" w:rsidP="00C1034F">
            <w:pPr>
              <w:autoSpaceDE w:val="0"/>
              <w:autoSpaceDN w:val="0"/>
              <w:adjustRightInd w:val="0"/>
              <w:rPr>
                <w:rFonts w:cstheme="minorHAnsi"/>
                <w:bCs/>
              </w:rPr>
            </w:pPr>
            <w:r w:rsidRPr="00F06BC4">
              <w:rPr>
                <w:rFonts w:cstheme="minorHAnsi"/>
                <w:bCs/>
              </w:rPr>
              <w:t>0x80 to 0xFF – Reserved for private use</w:t>
            </w:r>
          </w:p>
        </w:tc>
      </w:tr>
    </w:tbl>
    <w:p w14:paraId="71F21BB1" w14:textId="77777777" w:rsidR="007459ED" w:rsidRDefault="007459ED" w:rsidP="00ED4879">
      <w:pPr>
        <w:pStyle w:val="NoSpacing"/>
      </w:pPr>
    </w:p>
    <w:p w14:paraId="4A0E96DB" w14:textId="77777777" w:rsidR="004A3C68" w:rsidRDefault="004A3C68">
      <w:pPr>
        <w:rPr>
          <w:rFonts w:cstheme="minorHAnsi"/>
          <w:b/>
          <w:bCs/>
        </w:rPr>
      </w:pPr>
      <w:r>
        <w:rPr>
          <w:rFonts w:cstheme="minorHAnsi"/>
          <w:b/>
          <w:bCs/>
        </w:rPr>
        <w:br w:type="page"/>
      </w:r>
    </w:p>
    <w:p w14:paraId="71F21BB2" w14:textId="56E92A74" w:rsidR="00ED4879" w:rsidRPr="00F06BC4" w:rsidRDefault="00ED4879" w:rsidP="00ED4879">
      <w:pPr>
        <w:autoSpaceDE w:val="0"/>
        <w:autoSpaceDN w:val="0"/>
        <w:adjustRightInd w:val="0"/>
        <w:rPr>
          <w:rFonts w:cstheme="minorHAnsi"/>
          <w:b/>
          <w:bCs/>
        </w:rPr>
      </w:pPr>
      <w:commentRangeStart w:id="686"/>
      <w:proofErr w:type="spellStart"/>
      <w:r w:rsidRPr="00F06BC4">
        <w:rPr>
          <w:rFonts w:cstheme="minorHAnsi"/>
          <w:b/>
          <w:bCs/>
        </w:rPr>
        <w:lastRenderedPageBreak/>
        <w:t>osdp_CARDSTATUSR</w:t>
      </w:r>
      <w:proofErr w:type="spellEnd"/>
      <w:r w:rsidR="00EF7274">
        <w:rPr>
          <w:rFonts w:cstheme="minorHAnsi"/>
          <w:b/>
          <w:bCs/>
        </w:rPr>
        <w:t xml:space="preserve"> - C</w:t>
      </w:r>
      <w:r w:rsidR="00EF7274" w:rsidRPr="00F06BC4">
        <w:rPr>
          <w:rFonts w:cstheme="minorHAnsi"/>
          <w:b/>
          <w:bCs/>
        </w:rPr>
        <w:t xml:space="preserve">ard </w:t>
      </w:r>
      <w:r w:rsidR="00EF7274">
        <w:rPr>
          <w:rFonts w:cstheme="minorHAnsi"/>
          <w:b/>
          <w:bCs/>
        </w:rPr>
        <w:t>S</w:t>
      </w:r>
      <w:r w:rsidR="00EF7274" w:rsidRPr="00F06BC4">
        <w:rPr>
          <w:rFonts w:cstheme="minorHAnsi"/>
          <w:b/>
          <w:bCs/>
        </w:rPr>
        <w:t xml:space="preserve">tatus </w:t>
      </w:r>
      <w:r w:rsidR="00EF7274">
        <w:rPr>
          <w:rFonts w:cstheme="minorHAnsi"/>
          <w:b/>
          <w:bCs/>
        </w:rPr>
        <w:t>Reply</w:t>
      </w:r>
      <w:commentRangeEnd w:id="686"/>
      <w:r w:rsidR="00086176" w:rsidRPr="00F06BC4">
        <w:rPr>
          <w:rStyle w:val="CommentReference"/>
          <w:rFonts w:cstheme="minorHAnsi"/>
          <w:b/>
          <w:bCs/>
          <w:sz w:val="22"/>
          <w:szCs w:val="22"/>
        </w:rPr>
        <w:commentReference w:id="686"/>
      </w:r>
    </w:p>
    <w:p w14:paraId="71F21BB3" w14:textId="77777777" w:rsidR="00ED4879" w:rsidRPr="00F06BC4" w:rsidRDefault="00ED4879" w:rsidP="00ED4879">
      <w:pPr>
        <w:autoSpaceDE w:val="0"/>
        <w:autoSpaceDN w:val="0"/>
        <w:adjustRightInd w:val="0"/>
        <w:ind w:firstLine="720"/>
        <w:rPr>
          <w:rFonts w:cstheme="minorHAnsi"/>
          <w:bCs/>
        </w:rPr>
      </w:pPr>
      <w:r w:rsidRPr="00F06BC4">
        <w:rPr>
          <w:rFonts w:cstheme="minorHAnsi"/>
          <w:bCs/>
        </w:rPr>
        <w:t xml:space="preserve">Sent as a response to a </w:t>
      </w:r>
      <w:r w:rsidR="007D4B62">
        <w:rPr>
          <w:rFonts w:cstheme="minorHAnsi"/>
          <w:bCs/>
        </w:rPr>
        <w:t>C</w:t>
      </w:r>
      <w:r>
        <w:rPr>
          <w:rFonts w:cstheme="minorHAnsi"/>
          <w:bCs/>
        </w:rPr>
        <w:t xml:space="preserve">ard </w:t>
      </w:r>
      <w:r w:rsidR="007D4B62">
        <w:rPr>
          <w:rFonts w:cstheme="minorHAnsi"/>
          <w:bCs/>
        </w:rPr>
        <w:t>S</w:t>
      </w:r>
      <w:r w:rsidRPr="00F06BC4">
        <w:rPr>
          <w:rFonts w:cstheme="minorHAnsi"/>
          <w:bCs/>
        </w:rPr>
        <w:t>tatus command (</w:t>
      </w:r>
      <w:proofErr w:type="spellStart"/>
      <w:r w:rsidRPr="00F06BC4">
        <w:rPr>
          <w:rFonts w:cstheme="minorHAnsi"/>
          <w:bCs/>
        </w:rPr>
        <w:t>osdp_CARDSTATUS</w:t>
      </w:r>
      <w:proofErr w:type="spellEnd"/>
      <w:r w:rsidRPr="00F06BC4">
        <w:rPr>
          <w:rFonts w:cstheme="minorHAnsi"/>
          <w:bCs/>
        </w:rPr>
        <w:t xml:space="preserve">). </w:t>
      </w:r>
    </w:p>
    <w:tbl>
      <w:tblPr>
        <w:tblStyle w:val="TableGrid"/>
        <w:tblW w:w="10165" w:type="dxa"/>
        <w:tblLayout w:type="fixed"/>
        <w:tblLook w:val="04A0" w:firstRow="1" w:lastRow="0" w:firstColumn="1" w:lastColumn="0" w:noHBand="0" w:noVBand="1"/>
      </w:tblPr>
      <w:tblGrid>
        <w:gridCol w:w="1188"/>
        <w:gridCol w:w="6210"/>
        <w:gridCol w:w="2767"/>
      </w:tblGrid>
      <w:tr w:rsidR="00ED4879" w:rsidRPr="00F06BC4" w14:paraId="71F21BB7" w14:textId="77777777" w:rsidTr="00232B7D">
        <w:tc>
          <w:tcPr>
            <w:tcW w:w="1188" w:type="dxa"/>
          </w:tcPr>
          <w:p w14:paraId="71F21BB4" w14:textId="77777777" w:rsidR="00ED4879" w:rsidRPr="00F06BC4" w:rsidRDefault="00ED4879" w:rsidP="00C1034F">
            <w:pPr>
              <w:autoSpaceDE w:val="0"/>
              <w:autoSpaceDN w:val="0"/>
              <w:adjustRightInd w:val="0"/>
              <w:rPr>
                <w:rFonts w:cstheme="minorHAnsi"/>
                <w:b/>
                <w:bCs/>
              </w:rPr>
            </w:pPr>
            <w:r w:rsidRPr="00F06BC4">
              <w:rPr>
                <w:rFonts w:cstheme="minorHAnsi"/>
                <w:b/>
                <w:bCs/>
              </w:rPr>
              <w:t>Packet format field</w:t>
            </w:r>
          </w:p>
        </w:tc>
        <w:tc>
          <w:tcPr>
            <w:tcW w:w="6210" w:type="dxa"/>
            <w:vAlign w:val="center"/>
          </w:tcPr>
          <w:p w14:paraId="71F21BB5" w14:textId="77777777" w:rsidR="00ED4879" w:rsidRPr="00F06BC4" w:rsidRDefault="00ED4879" w:rsidP="00382C82">
            <w:pPr>
              <w:autoSpaceDE w:val="0"/>
              <w:autoSpaceDN w:val="0"/>
              <w:adjustRightInd w:val="0"/>
              <w:jc w:val="center"/>
              <w:rPr>
                <w:rFonts w:cstheme="minorHAnsi"/>
                <w:b/>
                <w:bCs/>
              </w:rPr>
            </w:pPr>
            <w:r w:rsidRPr="00F06BC4">
              <w:rPr>
                <w:rFonts w:cstheme="minorHAnsi"/>
                <w:b/>
                <w:bCs/>
              </w:rPr>
              <w:t>Code</w:t>
            </w:r>
          </w:p>
        </w:tc>
        <w:tc>
          <w:tcPr>
            <w:tcW w:w="2767" w:type="dxa"/>
            <w:vAlign w:val="center"/>
          </w:tcPr>
          <w:p w14:paraId="71F21BB6" w14:textId="77777777" w:rsidR="00ED4879" w:rsidRPr="00F06BC4" w:rsidRDefault="00ED4879" w:rsidP="00382C82">
            <w:pPr>
              <w:autoSpaceDE w:val="0"/>
              <w:autoSpaceDN w:val="0"/>
              <w:adjustRightInd w:val="0"/>
              <w:jc w:val="center"/>
              <w:rPr>
                <w:rFonts w:cstheme="minorHAnsi"/>
                <w:b/>
                <w:bCs/>
              </w:rPr>
            </w:pPr>
            <w:r w:rsidRPr="00F06BC4">
              <w:rPr>
                <w:rFonts w:cstheme="minorHAnsi"/>
                <w:b/>
                <w:bCs/>
              </w:rPr>
              <w:t>Name</w:t>
            </w:r>
          </w:p>
        </w:tc>
      </w:tr>
      <w:tr w:rsidR="00ED4879" w:rsidRPr="00F06BC4" w14:paraId="71F21BBB" w14:textId="77777777" w:rsidTr="00232B7D">
        <w:tc>
          <w:tcPr>
            <w:tcW w:w="1188" w:type="dxa"/>
          </w:tcPr>
          <w:p w14:paraId="71F21BB8" w14:textId="77777777" w:rsidR="00ED4879" w:rsidRPr="00F06BC4" w:rsidRDefault="00ED4879" w:rsidP="00C1034F">
            <w:pPr>
              <w:autoSpaceDE w:val="0"/>
              <w:autoSpaceDN w:val="0"/>
              <w:adjustRightInd w:val="0"/>
              <w:jc w:val="center"/>
              <w:rPr>
                <w:rFonts w:cstheme="minorHAnsi"/>
                <w:bCs/>
              </w:rPr>
            </w:pPr>
            <w:r w:rsidRPr="00F06BC4">
              <w:rPr>
                <w:rFonts w:cstheme="minorHAnsi"/>
                <w:bCs/>
              </w:rPr>
              <w:t>CMND</w:t>
            </w:r>
          </w:p>
        </w:tc>
        <w:tc>
          <w:tcPr>
            <w:tcW w:w="6210" w:type="dxa"/>
          </w:tcPr>
          <w:p w14:paraId="71F21BB9" w14:textId="77777777" w:rsidR="00ED4879" w:rsidRPr="00F06BC4" w:rsidRDefault="00ED4879" w:rsidP="00C1034F">
            <w:pPr>
              <w:autoSpaceDE w:val="0"/>
              <w:autoSpaceDN w:val="0"/>
              <w:adjustRightInd w:val="0"/>
              <w:rPr>
                <w:rFonts w:cstheme="minorHAnsi"/>
                <w:bCs/>
              </w:rPr>
            </w:pPr>
            <w:r w:rsidRPr="00F06BC4">
              <w:rPr>
                <w:rFonts w:cstheme="minorHAnsi"/>
                <w:bCs/>
              </w:rPr>
              <w:t>0x85</w:t>
            </w:r>
          </w:p>
        </w:tc>
        <w:tc>
          <w:tcPr>
            <w:tcW w:w="2767" w:type="dxa"/>
          </w:tcPr>
          <w:p w14:paraId="71F21BBA" w14:textId="77777777" w:rsidR="00ED4879" w:rsidRPr="00F06BC4" w:rsidRDefault="00ED4879" w:rsidP="00C1034F">
            <w:pPr>
              <w:autoSpaceDE w:val="0"/>
              <w:autoSpaceDN w:val="0"/>
              <w:adjustRightInd w:val="0"/>
              <w:jc w:val="center"/>
              <w:rPr>
                <w:rFonts w:cstheme="minorHAnsi"/>
                <w:bCs/>
              </w:rPr>
            </w:pPr>
            <w:proofErr w:type="spellStart"/>
            <w:r w:rsidRPr="00F06BC4">
              <w:rPr>
                <w:rFonts w:cstheme="minorHAnsi"/>
                <w:bCs/>
              </w:rPr>
              <w:t>osdp_CARDSTATUSR</w:t>
            </w:r>
            <w:proofErr w:type="spellEnd"/>
          </w:p>
        </w:tc>
      </w:tr>
      <w:tr w:rsidR="00F93289" w:rsidRPr="00F06BC4" w14:paraId="71F21BC6" w14:textId="77777777" w:rsidTr="00232B7D">
        <w:tc>
          <w:tcPr>
            <w:tcW w:w="1188" w:type="dxa"/>
            <w:vAlign w:val="center"/>
          </w:tcPr>
          <w:p w14:paraId="71F21BBC" w14:textId="77777777" w:rsidR="00F93289" w:rsidRPr="00F06BC4" w:rsidRDefault="00F93289" w:rsidP="00C1034F">
            <w:pPr>
              <w:autoSpaceDE w:val="0"/>
              <w:autoSpaceDN w:val="0"/>
              <w:adjustRightInd w:val="0"/>
              <w:jc w:val="center"/>
              <w:rPr>
                <w:rFonts w:cstheme="minorHAnsi"/>
                <w:bCs/>
              </w:rPr>
            </w:pPr>
            <w:r>
              <w:rPr>
                <w:rFonts w:cstheme="minorHAnsi"/>
                <w:bCs/>
              </w:rPr>
              <w:t>1 byte</w:t>
            </w:r>
          </w:p>
        </w:tc>
        <w:tc>
          <w:tcPr>
            <w:tcW w:w="6210" w:type="dxa"/>
          </w:tcPr>
          <w:p w14:paraId="71F21BBD" w14:textId="77777777" w:rsidR="00F93289" w:rsidRPr="00F06BC4" w:rsidRDefault="00F93289" w:rsidP="00F93289">
            <w:pPr>
              <w:autoSpaceDE w:val="0"/>
              <w:autoSpaceDN w:val="0"/>
              <w:adjustRightInd w:val="0"/>
              <w:rPr>
                <w:rFonts w:cstheme="minorHAnsi"/>
                <w:bCs/>
              </w:rPr>
            </w:pPr>
            <w:r w:rsidRPr="00F06BC4">
              <w:rPr>
                <w:rFonts w:cstheme="minorHAnsi"/>
                <w:bCs/>
              </w:rPr>
              <w:t>0x0</w:t>
            </w:r>
            <w:r w:rsidR="00382C82">
              <w:rPr>
                <w:rFonts w:cstheme="minorHAnsi"/>
                <w:bCs/>
              </w:rPr>
              <w:t>0</w:t>
            </w:r>
            <w:r>
              <w:rPr>
                <w:rFonts w:cstheme="minorHAnsi"/>
                <w:bCs/>
              </w:rPr>
              <w:t>-</w:t>
            </w:r>
            <w:r w:rsidRPr="00F06BC4">
              <w:rPr>
                <w:rFonts w:cstheme="minorHAnsi"/>
                <w:bCs/>
              </w:rPr>
              <w:t xml:space="preserve"> No card present</w:t>
            </w:r>
          </w:p>
          <w:p w14:paraId="71F21BBE" w14:textId="77777777" w:rsidR="00F93289" w:rsidRPr="00F06BC4" w:rsidRDefault="00F93289" w:rsidP="00F93289">
            <w:pPr>
              <w:autoSpaceDE w:val="0"/>
              <w:autoSpaceDN w:val="0"/>
              <w:adjustRightInd w:val="0"/>
              <w:rPr>
                <w:rFonts w:cstheme="minorHAnsi"/>
                <w:bCs/>
              </w:rPr>
            </w:pPr>
            <w:r w:rsidRPr="00F06BC4">
              <w:rPr>
                <w:rFonts w:cstheme="minorHAnsi"/>
                <w:bCs/>
              </w:rPr>
              <w:t>0x0</w:t>
            </w:r>
            <w:r w:rsidR="00382C82">
              <w:rPr>
                <w:rFonts w:cstheme="minorHAnsi"/>
                <w:bCs/>
              </w:rPr>
              <w:t>1</w:t>
            </w:r>
            <w:r>
              <w:rPr>
                <w:rFonts w:cstheme="minorHAnsi"/>
                <w:bCs/>
              </w:rPr>
              <w:t>-</w:t>
            </w:r>
            <w:r w:rsidRPr="00F06BC4">
              <w:rPr>
                <w:rFonts w:cstheme="minorHAnsi"/>
                <w:bCs/>
              </w:rPr>
              <w:t xml:space="preserve"> 7816 Contact card is present</w:t>
            </w:r>
          </w:p>
          <w:p w14:paraId="71F21BBF" w14:textId="77777777" w:rsidR="00F93289" w:rsidRPr="00F06BC4" w:rsidRDefault="00F93289" w:rsidP="00F93289">
            <w:pPr>
              <w:autoSpaceDE w:val="0"/>
              <w:autoSpaceDN w:val="0"/>
              <w:adjustRightInd w:val="0"/>
              <w:rPr>
                <w:rFonts w:cstheme="minorHAnsi"/>
                <w:bCs/>
              </w:rPr>
            </w:pPr>
            <w:r w:rsidRPr="00F06BC4">
              <w:rPr>
                <w:rFonts w:cstheme="minorHAnsi"/>
                <w:bCs/>
              </w:rPr>
              <w:t>0x0</w:t>
            </w:r>
            <w:r w:rsidR="00382C82">
              <w:rPr>
                <w:rFonts w:cstheme="minorHAnsi"/>
                <w:bCs/>
              </w:rPr>
              <w:t>2</w:t>
            </w:r>
            <w:r>
              <w:rPr>
                <w:rFonts w:cstheme="minorHAnsi"/>
                <w:bCs/>
              </w:rPr>
              <w:t>-</w:t>
            </w:r>
            <w:r w:rsidRPr="00F06BC4">
              <w:rPr>
                <w:rFonts w:cstheme="minorHAnsi"/>
                <w:bCs/>
              </w:rPr>
              <w:t xml:space="preserve"> ISO14443A Contactless card is present</w:t>
            </w:r>
          </w:p>
          <w:p w14:paraId="71F21BC0" w14:textId="518745E2" w:rsidR="00F93289" w:rsidRDefault="00F93289" w:rsidP="00F93289">
            <w:pPr>
              <w:autoSpaceDE w:val="0"/>
              <w:autoSpaceDN w:val="0"/>
              <w:adjustRightInd w:val="0"/>
              <w:rPr>
                <w:rFonts w:cstheme="minorHAnsi"/>
                <w:bCs/>
              </w:rPr>
            </w:pPr>
            <w:r w:rsidRPr="00F06BC4">
              <w:rPr>
                <w:rFonts w:cstheme="minorHAnsi"/>
                <w:bCs/>
              </w:rPr>
              <w:t>0x0</w:t>
            </w:r>
            <w:r w:rsidR="00382C82">
              <w:rPr>
                <w:rFonts w:cstheme="minorHAnsi"/>
                <w:bCs/>
              </w:rPr>
              <w:t>3</w:t>
            </w:r>
            <w:r>
              <w:rPr>
                <w:rFonts w:cstheme="minorHAnsi"/>
                <w:bCs/>
              </w:rPr>
              <w:t xml:space="preserve"> </w:t>
            </w:r>
            <w:del w:id="687" w:author="Babak Javadi" w:date="2025-10-14T23:50:00Z" w16du:dateUtc="2025-10-15T06:50:00Z">
              <w:r w:rsidDel="00742FF8">
                <w:rPr>
                  <w:rFonts w:cstheme="minorHAnsi"/>
                  <w:bCs/>
                </w:rPr>
                <w:delText>-</w:delText>
              </w:r>
            </w:del>
            <w:ins w:id="688" w:author="Babak Javadi" w:date="2025-10-14T23:50:00Z" w16du:dateUtc="2025-10-15T06:50:00Z">
              <w:r w:rsidR="00742FF8">
                <w:rPr>
                  <w:rFonts w:cstheme="minorHAnsi"/>
                  <w:bCs/>
                </w:rPr>
                <w:t>–</w:t>
              </w:r>
            </w:ins>
            <w:r>
              <w:rPr>
                <w:rFonts w:cstheme="minorHAnsi"/>
                <w:bCs/>
              </w:rPr>
              <w:t xml:space="preserve"> </w:t>
            </w:r>
            <w:del w:id="689" w:author="Babak Javadi" w:date="2025-10-14T23:50:00Z" w16du:dateUtc="2025-10-15T06:50:00Z">
              <w:r w:rsidDel="00742FF8">
                <w:rPr>
                  <w:rFonts w:cstheme="minorHAnsi"/>
                  <w:bCs/>
                </w:rPr>
                <w:delText>DESFire card is present</w:delText>
              </w:r>
            </w:del>
            <w:ins w:id="690" w:author="Babak Javadi" w:date="2025-10-14T23:50:00Z" w16du:dateUtc="2025-10-15T06:50:00Z">
              <w:r w:rsidR="00742FF8">
                <w:rPr>
                  <w:rFonts w:cstheme="minorHAnsi"/>
                  <w:bCs/>
                </w:rPr>
                <w:t>Other ISO 7816 Credential Present (e.g. DESFire, Seos</w:t>
              </w:r>
              <w:r w:rsidR="00585AE3">
                <w:rPr>
                  <w:rFonts w:cstheme="minorHAnsi"/>
                  <w:bCs/>
                </w:rPr>
                <w:t>)</w:t>
              </w:r>
            </w:ins>
          </w:p>
          <w:p w14:paraId="71F21BC1" w14:textId="722959AD" w:rsidR="00F93289" w:rsidRDefault="00F93289" w:rsidP="00F93289">
            <w:pPr>
              <w:autoSpaceDE w:val="0"/>
              <w:autoSpaceDN w:val="0"/>
              <w:adjustRightInd w:val="0"/>
              <w:rPr>
                <w:rFonts w:cstheme="minorHAnsi"/>
                <w:bCs/>
              </w:rPr>
            </w:pPr>
            <w:r>
              <w:rPr>
                <w:rFonts w:cstheme="minorHAnsi"/>
                <w:bCs/>
              </w:rPr>
              <w:t>0x0</w:t>
            </w:r>
            <w:r w:rsidR="00382C82">
              <w:rPr>
                <w:rFonts w:cstheme="minorHAnsi"/>
                <w:bCs/>
              </w:rPr>
              <w:t>4</w:t>
            </w:r>
            <w:r w:rsidR="00232B7D">
              <w:rPr>
                <w:rFonts w:cstheme="minorHAnsi"/>
                <w:bCs/>
              </w:rPr>
              <w:t>-</w:t>
            </w:r>
            <w:del w:id="691" w:author="Babak Javadi" w:date="2025-10-14T23:49:00Z" w16du:dateUtc="2025-10-15T06:49:00Z">
              <w:r w:rsidR="00232B7D" w:rsidDel="000B1460">
                <w:rPr>
                  <w:rFonts w:cstheme="minorHAnsi"/>
                  <w:bCs/>
                </w:rPr>
                <w:delText xml:space="preserve">125kHz </w:delText>
              </w:r>
              <w:r w:rsidDel="000B1460">
                <w:rPr>
                  <w:rFonts w:cstheme="minorHAnsi"/>
                  <w:bCs/>
                </w:rPr>
                <w:delText>PROX card is present</w:delText>
              </w:r>
            </w:del>
            <w:ins w:id="692" w:author="Babak Javadi" w:date="2025-10-14T23:49:00Z" w16du:dateUtc="2025-10-15T06:49:00Z">
              <w:r w:rsidR="000B1460">
                <w:rPr>
                  <w:rFonts w:cstheme="minorHAnsi"/>
                  <w:bCs/>
                </w:rPr>
                <w:t xml:space="preserve"> Low Frequency Credential is Present</w:t>
              </w:r>
            </w:ins>
          </w:p>
          <w:p w14:paraId="71F21BC2" w14:textId="77777777" w:rsidR="00F93289" w:rsidRDefault="00F93289" w:rsidP="00F93289">
            <w:pPr>
              <w:autoSpaceDE w:val="0"/>
              <w:autoSpaceDN w:val="0"/>
              <w:adjustRightInd w:val="0"/>
              <w:rPr>
                <w:rFonts w:cstheme="minorHAnsi"/>
                <w:bCs/>
              </w:rPr>
            </w:pPr>
            <w:r>
              <w:rPr>
                <w:rFonts w:cstheme="minorHAnsi"/>
                <w:bCs/>
              </w:rPr>
              <w:t>0x0</w:t>
            </w:r>
            <w:r w:rsidR="00382C82">
              <w:rPr>
                <w:rFonts w:cstheme="minorHAnsi"/>
                <w:bCs/>
              </w:rPr>
              <w:t>5</w:t>
            </w:r>
            <w:r w:rsidR="008D68E4">
              <w:rPr>
                <w:rFonts w:cstheme="minorHAnsi"/>
                <w:bCs/>
              </w:rPr>
              <w:t xml:space="preserve">-Unknown </w:t>
            </w:r>
            <w:r>
              <w:rPr>
                <w:rFonts w:cstheme="minorHAnsi"/>
                <w:bCs/>
              </w:rPr>
              <w:t xml:space="preserve">card type is present </w:t>
            </w:r>
          </w:p>
          <w:p w14:paraId="71F21BC3" w14:textId="77777777" w:rsidR="00F93289" w:rsidRPr="00F06BC4" w:rsidRDefault="00F93289" w:rsidP="00F93289">
            <w:pPr>
              <w:autoSpaceDE w:val="0"/>
              <w:autoSpaceDN w:val="0"/>
              <w:adjustRightInd w:val="0"/>
              <w:rPr>
                <w:rFonts w:cstheme="minorHAnsi"/>
                <w:bCs/>
              </w:rPr>
            </w:pPr>
            <w:r>
              <w:rPr>
                <w:rFonts w:cstheme="minorHAnsi"/>
                <w:bCs/>
              </w:rPr>
              <w:t>0x0</w:t>
            </w:r>
            <w:r w:rsidR="00382C82">
              <w:rPr>
                <w:rFonts w:cstheme="minorHAnsi"/>
                <w:bCs/>
              </w:rPr>
              <w:t>6</w:t>
            </w:r>
            <w:r w:rsidRPr="00F06BC4">
              <w:rPr>
                <w:rFonts w:cstheme="minorHAnsi"/>
                <w:bCs/>
              </w:rPr>
              <w:t>to 0x7F – RFU</w:t>
            </w:r>
          </w:p>
          <w:p w14:paraId="71F21BC4" w14:textId="77777777" w:rsidR="00F93289" w:rsidRPr="00F06BC4" w:rsidRDefault="00F93289" w:rsidP="00F93289">
            <w:pPr>
              <w:autoSpaceDE w:val="0"/>
              <w:autoSpaceDN w:val="0"/>
              <w:adjustRightInd w:val="0"/>
              <w:rPr>
                <w:rFonts w:cstheme="minorHAnsi"/>
                <w:bCs/>
              </w:rPr>
            </w:pPr>
            <w:r w:rsidRPr="00F06BC4">
              <w:rPr>
                <w:rFonts w:cstheme="minorHAnsi"/>
                <w:bCs/>
              </w:rPr>
              <w:t>0x80 to 0xFF – Reserved for private use</w:t>
            </w:r>
          </w:p>
        </w:tc>
        <w:tc>
          <w:tcPr>
            <w:tcW w:w="2767" w:type="dxa"/>
            <w:vAlign w:val="center"/>
          </w:tcPr>
          <w:p w14:paraId="71F21BC5" w14:textId="77777777" w:rsidR="00F93289" w:rsidRPr="00F06BC4" w:rsidRDefault="00F93289" w:rsidP="00C1034F">
            <w:pPr>
              <w:autoSpaceDE w:val="0"/>
              <w:autoSpaceDN w:val="0"/>
              <w:adjustRightInd w:val="0"/>
              <w:jc w:val="center"/>
              <w:rPr>
                <w:rFonts w:cstheme="minorHAnsi"/>
                <w:bCs/>
              </w:rPr>
            </w:pPr>
            <w:r w:rsidRPr="00F06BC4">
              <w:rPr>
                <w:rFonts w:cstheme="minorHAnsi"/>
                <w:bCs/>
              </w:rPr>
              <w:t>Detected Card Type</w:t>
            </w:r>
          </w:p>
        </w:tc>
      </w:tr>
      <w:tr w:rsidR="00A63F65" w:rsidRPr="00F06BC4" w14:paraId="71F21BD1" w14:textId="77777777" w:rsidTr="00232B7D">
        <w:tc>
          <w:tcPr>
            <w:tcW w:w="1188" w:type="dxa"/>
            <w:vAlign w:val="center"/>
          </w:tcPr>
          <w:p w14:paraId="71F21BC7" w14:textId="7995888C" w:rsidR="00A63F65" w:rsidRPr="00F06BC4" w:rsidRDefault="00A63F65" w:rsidP="00A63F65">
            <w:pPr>
              <w:autoSpaceDE w:val="0"/>
              <w:autoSpaceDN w:val="0"/>
              <w:adjustRightInd w:val="0"/>
              <w:jc w:val="center"/>
              <w:rPr>
                <w:rFonts w:cstheme="minorHAnsi"/>
                <w:bCs/>
              </w:rPr>
            </w:pPr>
            <w:commentRangeStart w:id="693"/>
            <w:r>
              <w:rPr>
                <w:rFonts w:cstheme="minorHAnsi"/>
                <w:bCs/>
              </w:rPr>
              <w:t>1 byte</w:t>
            </w:r>
          </w:p>
        </w:tc>
        <w:tc>
          <w:tcPr>
            <w:tcW w:w="6210" w:type="dxa"/>
          </w:tcPr>
          <w:p w14:paraId="2563D48A" w14:textId="77777777" w:rsidR="00A63F65" w:rsidRDefault="00A63F65" w:rsidP="00A63F65">
            <w:pPr>
              <w:autoSpaceDE w:val="0"/>
              <w:autoSpaceDN w:val="0"/>
              <w:adjustRightInd w:val="0"/>
              <w:rPr>
                <w:ins w:id="694" w:author="Babak Javadi" w:date="2025-10-14T23:55:00Z" w16du:dateUtc="2025-10-15T06:55:00Z"/>
                <w:rFonts w:cstheme="minorHAnsi"/>
                <w:bCs/>
              </w:rPr>
            </w:pPr>
            <w:commentRangeStart w:id="695"/>
            <w:commentRangeStart w:id="696"/>
            <w:r>
              <w:rPr>
                <w:rFonts w:cstheme="minorHAnsi"/>
                <w:bCs/>
              </w:rPr>
              <w:t>0x01 – Card known to support OCC</w:t>
            </w:r>
            <w:r>
              <w:rPr>
                <w:rFonts w:cstheme="minorHAnsi"/>
                <w:bCs/>
              </w:rPr>
              <w:br/>
              <w:t>0x02 – Card known to support VCI</w:t>
            </w:r>
          </w:p>
          <w:p w14:paraId="71F21BCF" w14:textId="3839C8B0" w:rsidR="00D63AE3" w:rsidRPr="00F06BC4" w:rsidRDefault="00D63AE3" w:rsidP="00A63F65">
            <w:pPr>
              <w:autoSpaceDE w:val="0"/>
              <w:autoSpaceDN w:val="0"/>
              <w:adjustRightInd w:val="0"/>
              <w:rPr>
                <w:rFonts w:cstheme="minorHAnsi"/>
                <w:bCs/>
              </w:rPr>
            </w:pPr>
          </w:p>
        </w:tc>
        <w:tc>
          <w:tcPr>
            <w:tcW w:w="2767" w:type="dxa"/>
            <w:vAlign w:val="center"/>
          </w:tcPr>
          <w:p w14:paraId="71F21BD0" w14:textId="54F4F482" w:rsidR="00A63F65" w:rsidRPr="00F06BC4" w:rsidRDefault="00A63F65" w:rsidP="00A63F65">
            <w:pPr>
              <w:autoSpaceDE w:val="0"/>
              <w:autoSpaceDN w:val="0"/>
              <w:adjustRightInd w:val="0"/>
              <w:jc w:val="center"/>
              <w:rPr>
                <w:rFonts w:cstheme="minorHAnsi"/>
                <w:bCs/>
              </w:rPr>
            </w:pPr>
            <w:r>
              <w:rPr>
                <w:rFonts w:cstheme="minorHAnsi"/>
                <w:bCs/>
              </w:rPr>
              <w:t>Card Capabilities</w:t>
            </w:r>
            <w:commentRangeEnd w:id="695"/>
            <w:r w:rsidR="00C738A1" w:rsidRPr="00F06BC4">
              <w:rPr>
                <w:rStyle w:val="CommentReference"/>
                <w:rFonts w:cstheme="minorHAnsi"/>
                <w:bCs/>
                <w:sz w:val="22"/>
                <w:szCs w:val="22"/>
              </w:rPr>
              <w:commentReference w:id="695"/>
            </w:r>
            <w:commentRangeEnd w:id="696"/>
            <w:r w:rsidR="006239ED" w:rsidRPr="00F06BC4">
              <w:rPr>
                <w:rStyle w:val="CommentReference"/>
                <w:rFonts w:cstheme="minorHAnsi"/>
                <w:bCs/>
                <w:sz w:val="22"/>
                <w:szCs w:val="22"/>
              </w:rPr>
              <w:commentReference w:id="696"/>
            </w:r>
            <w:r w:rsidR="00140AFE" w:rsidRPr="00F06BC4">
              <w:rPr>
                <w:rStyle w:val="CommentReference"/>
                <w:rFonts w:cstheme="minorHAnsi"/>
                <w:sz w:val="22"/>
                <w:szCs w:val="22"/>
              </w:rPr>
              <w:commentReference w:id="693"/>
            </w:r>
          </w:p>
        </w:tc>
      </w:tr>
      <w:commentRangeEnd w:id="693"/>
      <w:tr w:rsidR="00A63F65" w:rsidRPr="00F06BC4" w14:paraId="533D9328" w14:textId="77777777" w:rsidTr="00232B7D">
        <w:tc>
          <w:tcPr>
            <w:tcW w:w="1188" w:type="dxa"/>
            <w:vAlign w:val="center"/>
          </w:tcPr>
          <w:p w14:paraId="11882CE6" w14:textId="6D3E5E8B" w:rsidR="00A63F65" w:rsidRDefault="00A63F65" w:rsidP="00A63F65">
            <w:pPr>
              <w:autoSpaceDE w:val="0"/>
              <w:autoSpaceDN w:val="0"/>
              <w:adjustRightInd w:val="0"/>
              <w:jc w:val="center"/>
              <w:rPr>
                <w:rFonts w:cstheme="minorHAnsi"/>
                <w:bCs/>
              </w:rPr>
            </w:pPr>
            <w:r>
              <w:rPr>
                <w:rFonts w:cstheme="minorHAnsi"/>
                <w:bCs/>
              </w:rPr>
              <w:t>1 byte</w:t>
            </w:r>
          </w:p>
        </w:tc>
        <w:tc>
          <w:tcPr>
            <w:tcW w:w="6210" w:type="dxa"/>
          </w:tcPr>
          <w:p w14:paraId="302F2BD4" w14:textId="16F5CA75" w:rsidR="00A63F65" w:rsidRDefault="00A63F65" w:rsidP="00A63F65">
            <w:pPr>
              <w:autoSpaceDE w:val="0"/>
              <w:autoSpaceDN w:val="0"/>
              <w:adjustRightInd w:val="0"/>
              <w:rPr>
                <w:rFonts w:cstheme="minorHAnsi"/>
                <w:bCs/>
              </w:rPr>
            </w:pPr>
            <w:r>
              <w:rPr>
                <w:rFonts w:cstheme="minorHAnsi"/>
                <w:bCs/>
              </w:rPr>
              <w:t>Selected AID Length (0-16, 0=None)</w:t>
            </w:r>
          </w:p>
        </w:tc>
        <w:tc>
          <w:tcPr>
            <w:tcW w:w="2767" w:type="dxa"/>
            <w:vAlign w:val="center"/>
          </w:tcPr>
          <w:p w14:paraId="1CB1274E" w14:textId="6A7EEDDD" w:rsidR="00A63F65" w:rsidRDefault="00A63F65" w:rsidP="00A63F65">
            <w:pPr>
              <w:autoSpaceDE w:val="0"/>
              <w:autoSpaceDN w:val="0"/>
              <w:adjustRightInd w:val="0"/>
              <w:jc w:val="center"/>
              <w:rPr>
                <w:rFonts w:cstheme="minorHAnsi"/>
                <w:bCs/>
              </w:rPr>
            </w:pPr>
            <w:r>
              <w:rPr>
                <w:rFonts w:cstheme="minorHAnsi"/>
                <w:bCs/>
              </w:rPr>
              <w:t>Current Selected App Len</w:t>
            </w:r>
          </w:p>
        </w:tc>
      </w:tr>
      <w:tr w:rsidR="00A63F65" w:rsidRPr="00F06BC4" w14:paraId="71F21BD5" w14:textId="77777777" w:rsidTr="00232B7D">
        <w:tc>
          <w:tcPr>
            <w:tcW w:w="1188" w:type="dxa"/>
            <w:vAlign w:val="center"/>
          </w:tcPr>
          <w:p w14:paraId="71F21BD2" w14:textId="1686E501" w:rsidR="00A63F65" w:rsidRDefault="00A63F65" w:rsidP="00A63F65">
            <w:pPr>
              <w:autoSpaceDE w:val="0"/>
              <w:autoSpaceDN w:val="0"/>
              <w:adjustRightInd w:val="0"/>
              <w:jc w:val="center"/>
              <w:rPr>
                <w:rFonts w:cstheme="minorHAnsi"/>
                <w:bCs/>
              </w:rPr>
            </w:pPr>
            <w:r>
              <w:rPr>
                <w:rFonts w:cstheme="minorHAnsi"/>
                <w:bCs/>
              </w:rPr>
              <w:t>Variable [0-16]</w:t>
            </w:r>
            <w:commentRangeStart w:id="697"/>
            <w:commentRangeStart w:id="698"/>
          </w:p>
        </w:tc>
        <w:tc>
          <w:tcPr>
            <w:tcW w:w="6210" w:type="dxa"/>
          </w:tcPr>
          <w:p w14:paraId="71F21BD3" w14:textId="40941BA1" w:rsidR="00A63F65" w:rsidRDefault="00A63F65" w:rsidP="00A63F65">
            <w:pPr>
              <w:autoSpaceDE w:val="0"/>
              <w:autoSpaceDN w:val="0"/>
              <w:adjustRightInd w:val="0"/>
              <w:rPr>
                <w:rFonts w:cstheme="minorHAnsi"/>
                <w:bCs/>
              </w:rPr>
            </w:pPr>
            <w:r>
              <w:rPr>
                <w:rFonts w:cstheme="minorHAnsi"/>
                <w:bCs/>
              </w:rPr>
              <w:t>Selected AID (if any)</w:t>
            </w:r>
            <w:r w:rsidR="003B5819">
              <w:rPr>
                <w:rFonts w:cstheme="minorHAnsi"/>
                <w:bCs/>
              </w:rPr>
              <w:t xml:space="preserve"> (from FCI, if present)</w:t>
            </w:r>
          </w:p>
        </w:tc>
        <w:tc>
          <w:tcPr>
            <w:tcW w:w="2767" w:type="dxa"/>
            <w:vAlign w:val="center"/>
          </w:tcPr>
          <w:p w14:paraId="71F21BD4" w14:textId="4A93F98E" w:rsidR="00A63F65" w:rsidRDefault="00A63F65" w:rsidP="00A63F65">
            <w:pPr>
              <w:autoSpaceDE w:val="0"/>
              <w:autoSpaceDN w:val="0"/>
              <w:adjustRightInd w:val="0"/>
              <w:jc w:val="center"/>
              <w:rPr>
                <w:rFonts w:cstheme="minorHAnsi"/>
                <w:bCs/>
              </w:rPr>
            </w:pPr>
          </w:p>
        </w:tc>
      </w:tr>
    </w:tbl>
    <w:commentRangeEnd w:id="697"/>
    <w:p w14:paraId="71F21BD6" w14:textId="77777777" w:rsidR="007459ED" w:rsidRDefault="00A63F65" w:rsidP="00ED4879">
      <w:pPr>
        <w:ind w:left="270"/>
        <w:rPr>
          <w:rFonts w:cstheme="minorHAnsi"/>
          <w:sz w:val="20"/>
          <w:szCs w:val="20"/>
        </w:rPr>
      </w:pPr>
      <w:r>
        <w:rPr>
          <w:rStyle w:val="CommentReference"/>
          <w:rFonts w:cstheme="minorHAnsi"/>
          <w:sz w:val="20"/>
          <w:szCs w:val="20"/>
        </w:rPr>
        <w:commentReference w:id="697"/>
      </w:r>
      <w:commentRangeEnd w:id="698"/>
      <w:r w:rsidR="00D2544B">
        <w:rPr>
          <w:rStyle w:val="CommentReference"/>
          <w:rFonts w:cstheme="minorHAnsi"/>
          <w:sz w:val="20"/>
          <w:szCs w:val="20"/>
        </w:rPr>
        <w:commentReference w:id="698"/>
      </w:r>
    </w:p>
    <w:p w14:paraId="71F21BD7" w14:textId="77777777" w:rsidR="007459ED" w:rsidDel="009E182C" w:rsidRDefault="007459ED">
      <w:pPr>
        <w:rPr>
          <w:del w:id="699" w:author="Kate Gray" w:date="2025-09-17T10:54:00Z" w16du:dateUtc="2025-09-17T14:54:00Z"/>
          <w:rFonts w:cstheme="minorHAnsi"/>
          <w:sz w:val="20"/>
          <w:szCs w:val="20"/>
        </w:rPr>
      </w:pPr>
      <w:commentRangeStart w:id="700"/>
      <w:del w:id="701" w:author="Kate Gray" w:date="2025-09-17T10:54:00Z" w16du:dateUtc="2025-09-17T14:54:00Z">
        <w:r w:rsidDel="009E182C">
          <w:rPr>
            <w:rFonts w:cstheme="minorHAnsi"/>
            <w:sz w:val="20"/>
            <w:szCs w:val="20"/>
          </w:rPr>
          <w:br w:type="page"/>
        </w:r>
      </w:del>
    </w:p>
    <w:p w14:paraId="71F21BD8" w14:textId="56CF6F77" w:rsidR="007459ED" w:rsidRPr="00261F64" w:rsidRDefault="007459ED">
      <w:pPr>
        <w:pPrChange w:id="702" w:author="Kate Gray [2]" w:date="2025-09-17T10:54:00Z" w16du:dateUtc="2025-09-17T14:54:00Z">
          <w:pPr>
            <w:pStyle w:val="NoSpacing"/>
          </w:pPr>
        </w:pPrChange>
      </w:pPr>
      <w:proofErr w:type="spellStart"/>
      <w:r w:rsidRPr="00261F64">
        <w:t>osdp_</w:t>
      </w:r>
      <w:r w:rsidR="00A63F65">
        <w:t>PIV_</w:t>
      </w:r>
      <w:r w:rsidR="00380693">
        <w:t>SENDTPK</w:t>
      </w:r>
      <w:proofErr w:type="spellEnd"/>
      <w:r w:rsidRPr="00261F64">
        <w:t xml:space="preserve"> – Send </w:t>
      </w:r>
      <w:r w:rsidR="00380693">
        <w:t>TWIC TPK</w:t>
      </w:r>
    </w:p>
    <w:p w14:paraId="71F21BD9" w14:textId="77777777" w:rsidR="007459ED" w:rsidRDefault="007459ED" w:rsidP="007459ED">
      <w:pPr>
        <w:pStyle w:val="NoSpacing"/>
      </w:pPr>
    </w:p>
    <w:p w14:paraId="1D7B52AC" w14:textId="417B41EA" w:rsidR="00085558" w:rsidRDefault="007459ED" w:rsidP="00380693">
      <w:pPr>
        <w:pStyle w:val="NoSpacing"/>
        <w:ind w:left="360"/>
      </w:pPr>
      <w:r>
        <w:t>Transmits a TWIC TPK to the PD</w:t>
      </w:r>
      <w:r w:rsidR="00A63F65">
        <w:t>.  This allows</w:t>
      </w:r>
      <w:r w:rsidR="00085558">
        <w:t xml:space="preserve"> the reader to perform </w:t>
      </w:r>
      <w:r>
        <w:t xml:space="preserve">biometric matching through the contactless interface of the TWIC.   </w:t>
      </w:r>
      <w:r w:rsidR="00380693">
        <w:t>T</w:t>
      </w:r>
      <w:r>
        <w:t xml:space="preserve">he PD will cache this TPK for use with the next </w:t>
      </w:r>
      <w:proofErr w:type="spellStart"/>
      <w:r>
        <w:t>osdp_PIVBIOMATCH</w:t>
      </w:r>
      <w:proofErr w:type="spellEnd"/>
      <w:r>
        <w:t xml:space="preserve"> command.  </w:t>
      </w:r>
      <w:commentRangeEnd w:id="700"/>
      <w:r w:rsidR="006C653B">
        <w:rPr>
          <w:rStyle w:val="CommentReference"/>
          <w:sz w:val="22"/>
          <w:szCs w:val="22"/>
        </w:rPr>
        <w:commentReference w:id="700"/>
      </w:r>
    </w:p>
    <w:p w14:paraId="0E7BFAA9" w14:textId="77777777" w:rsidR="00085558" w:rsidRDefault="00085558" w:rsidP="007459ED">
      <w:pPr>
        <w:pStyle w:val="NoSpacing"/>
        <w:ind w:left="360"/>
      </w:pPr>
    </w:p>
    <w:p w14:paraId="71F21BDA" w14:textId="1F1F4A8E" w:rsidR="007459ED" w:rsidRDefault="007459ED" w:rsidP="007459ED">
      <w:pPr>
        <w:pStyle w:val="NoSpacing"/>
        <w:ind w:left="360"/>
      </w:pPr>
      <w:r>
        <w:t>Response to this command is ACK or NAK with an error code of 0x03 Unknown Command Code.</w:t>
      </w:r>
    </w:p>
    <w:p w14:paraId="71F21BDB" w14:textId="77777777" w:rsidR="007459ED" w:rsidRDefault="007459ED" w:rsidP="007459ED">
      <w:pPr>
        <w:pStyle w:val="NoSpacing"/>
        <w:ind w:firstLine="360"/>
      </w:pPr>
    </w:p>
    <w:tbl>
      <w:tblPr>
        <w:tblStyle w:val="TableGrid"/>
        <w:tblW w:w="10286" w:type="dxa"/>
        <w:tblLook w:val="04A0" w:firstRow="1" w:lastRow="0" w:firstColumn="1" w:lastColumn="0" w:noHBand="0" w:noVBand="1"/>
      </w:tblPr>
      <w:tblGrid>
        <w:gridCol w:w="1705"/>
        <w:gridCol w:w="1440"/>
        <w:gridCol w:w="3060"/>
        <w:gridCol w:w="4081"/>
      </w:tblGrid>
      <w:tr w:rsidR="007459ED" w:rsidRPr="00A44545" w14:paraId="71F21BE0" w14:textId="77777777" w:rsidTr="00085558">
        <w:trPr>
          <w:trHeight w:val="559"/>
        </w:trPr>
        <w:tc>
          <w:tcPr>
            <w:tcW w:w="1705" w:type="dxa"/>
          </w:tcPr>
          <w:p w14:paraId="71F21BDC" w14:textId="77777777" w:rsidR="007459ED" w:rsidRPr="00D078FC" w:rsidRDefault="007459ED">
            <w:pPr>
              <w:autoSpaceDE w:val="0"/>
              <w:autoSpaceDN w:val="0"/>
              <w:adjustRightInd w:val="0"/>
              <w:rPr>
                <w:rFonts w:cstheme="minorHAnsi"/>
                <w:b/>
                <w:bCs/>
              </w:rPr>
            </w:pPr>
            <w:r w:rsidRPr="00D078FC">
              <w:rPr>
                <w:rFonts w:cstheme="minorHAnsi"/>
                <w:b/>
                <w:bCs/>
              </w:rPr>
              <w:t>Packet format field</w:t>
            </w:r>
          </w:p>
        </w:tc>
        <w:tc>
          <w:tcPr>
            <w:tcW w:w="1440" w:type="dxa"/>
            <w:vAlign w:val="center"/>
          </w:tcPr>
          <w:p w14:paraId="71F21BDD" w14:textId="77777777" w:rsidR="007459ED" w:rsidRPr="00D078FC" w:rsidRDefault="007459ED">
            <w:pPr>
              <w:autoSpaceDE w:val="0"/>
              <w:autoSpaceDN w:val="0"/>
              <w:adjustRightInd w:val="0"/>
              <w:jc w:val="center"/>
              <w:rPr>
                <w:rFonts w:cstheme="minorHAnsi"/>
                <w:b/>
                <w:bCs/>
              </w:rPr>
            </w:pPr>
            <w:r w:rsidRPr="00D078FC">
              <w:rPr>
                <w:rFonts w:cstheme="minorHAnsi"/>
                <w:b/>
                <w:bCs/>
              </w:rPr>
              <w:t>Code</w:t>
            </w:r>
          </w:p>
        </w:tc>
        <w:tc>
          <w:tcPr>
            <w:tcW w:w="3060" w:type="dxa"/>
            <w:vAlign w:val="center"/>
          </w:tcPr>
          <w:p w14:paraId="71F21BDE" w14:textId="77777777" w:rsidR="007459ED" w:rsidRPr="00D078FC" w:rsidRDefault="007459ED">
            <w:pPr>
              <w:autoSpaceDE w:val="0"/>
              <w:autoSpaceDN w:val="0"/>
              <w:adjustRightInd w:val="0"/>
              <w:jc w:val="center"/>
              <w:rPr>
                <w:rFonts w:cstheme="minorHAnsi"/>
                <w:b/>
                <w:bCs/>
              </w:rPr>
            </w:pPr>
            <w:r w:rsidRPr="00D078FC">
              <w:rPr>
                <w:rFonts w:cstheme="minorHAnsi"/>
                <w:b/>
                <w:bCs/>
              </w:rPr>
              <w:t>Name</w:t>
            </w:r>
          </w:p>
        </w:tc>
        <w:tc>
          <w:tcPr>
            <w:tcW w:w="4081" w:type="dxa"/>
            <w:vAlign w:val="center"/>
          </w:tcPr>
          <w:p w14:paraId="71F21BDF" w14:textId="77777777" w:rsidR="007459ED" w:rsidRPr="00D078FC" w:rsidRDefault="007459ED">
            <w:pPr>
              <w:autoSpaceDE w:val="0"/>
              <w:autoSpaceDN w:val="0"/>
              <w:adjustRightInd w:val="0"/>
              <w:jc w:val="center"/>
              <w:rPr>
                <w:rFonts w:cstheme="minorHAnsi"/>
                <w:b/>
                <w:bCs/>
              </w:rPr>
            </w:pPr>
            <w:r w:rsidRPr="00D078FC">
              <w:rPr>
                <w:rFonts w:cstheme="minorHAnsi"/>
                <w:b/>
                <w:bCs/>
              </w:rPr>
              <w:t>Meaning</w:t>
            </w:r>
          </w:p>
        </w:tc>
      </w:tr>
      <w:tr w:rsidR="007459ED" w:rsidRPr="00A44545" w14:paraId="71F21BE5" w14:textId="77777777" w:rsidTr="00014477">
        <w:trPr>
          <w:trHeight w:val="273"/>
        </w:trPr>
        <w:tc>
          <w:tcPr>
            <w:tcW w:w="1705" w:type="dxa"/>
          </w:tcPr>
          <w:p w14:paraId="71F21BE1" w14:textId="77777777" w:rsidR="007459ED" w:rsidRPr="00D078FC" w:rsidRDefault="007459ED">
            <w:pPr>
              <w:autoSpaceDE w:val="0"/>
              <w:autoSpaceDN w:val="0"/>
              <w:adjustRightInd w:val="0"/>
              <w:jc w:val="center"/>
              <w:rPr>
                <w:rFonts w:cstheme="minorHAnsi"/>
                <w:bCs/>
              </w:rPr>
            </w:pPr>
            <w:r w:rsidRPr="00D078FC">
              <w:rPr>
                <w:rFonts w:cstheme="minorHAnsi"/>
                <w:bCs/>
              </w:rPr>
              <w:t>CMND</w:t>
            </w:r>
          </w:p>
        </w:tc>
        <w:tc>
          <w:tcPr>
            <w:tcW w:w="1440" w:type="dxa"/>
            <w:vAlign w:val="center"/>
          </w:tcPr>
          <w:p w14:paraId="71F21BE2" w14:textId="77777777" w:rsidR="007459ED" w:rsidRPr="00D078FC" w:rsidRDefault="007459ED" w:rsidP="00014477">
            <w:pPr>
              <w:autoSpaceDE w:val="0"/>
              <w:autoSpaceDN w:val="0"/>
              <w:adjustRightInd w:val="0"/>
              <w:jc w:val="center"/>
              <w:rPr>
                <w:rFonts w:cstheme="minorHAnsi"/>
                <w:bCs/>
              </w:rPr>
            </w:pPr>
            <w:r w:rsidRPr="00D078FC">
              <w:rPr>
                <w:rFonts w:cstheme="minorHAnsi"/>
                <w:bCs/>
              </w:rPr>
              <w:t>0xA</w:t>
            </w:r>
            <w:r>
              <w:rPr>
                <w:rFonts w:cstheme="minorHAnsi"/>
                <w:bCs/>
              </w:rPr>
              <w:t>B</w:t>
            </w:r>
          </w:p>
        </w:tc>
        <w:tc>
          <w:tcPr>
            <w:tcW w:w="3060" w:type="dxa"/>
            <w:vAlign w:val="center"/>
          </w:tcPr>
          <w:p w14:paraId="71F21BE3" w14:textId="122AD8F9" w:rsidR="007459ED" w:rsidRPr="00D078FC" w:rsidRDefault="00380693">
            <w:pPr>
              <w:autoSpaceDE w:val="0"/>
              <w:autoSpaceDN w:val="0"/>
              <w:adjustRightInd w:val="0"/>
              <w:jc w:val="center"/>
              <w:rPr>
                <w:rFonts w:cstheme="minorHAnsi"/>
                <w:bCs/>
              </w:rPr>
            </w:pPr>
            <w:proofErr w:type="spellStart"/>
            <w:r w:rsidRPr="00380693">
              <w:rPr>
                <w:rFonts w:cstheme="minorHAnsi"/>
                <w:bCs/>
              </w:rPr>
              <w:t>osdp_PIV_SENDTPK</w:t>
            </w:r>
            <w:proofErr w:type="spellEnd"/>
          </w:p>
        </w:tc>
        <w:tc>
          <w:tcPr>
            <w:tcW w:w="4081" w:type="dxa"/>
          </w:tcPr>
          <w:p w14:paraId="71F21BE4" w14:textId="77777777" w:rsidR="007459ED" w:rsidRPr="00D078FC" w:rsidRDefault="007459ED">
            <w:pPr>
              <w:autoSpaceDE w:val="0"/>
              <w:autoSpaceDN w:val="0"/>
              <w:adjustRightInd w:val="0"/>
              <w:jc w:val="center"/>
              <w:rPr>
                <w:rFonts w:cstheme="minorHAnsi"/>
                <w:bCs/>
              </w:rPr>
            </w:pPr>
          </w:p>
        </w:tc>
      </w:tr>
      <w:tr w:rsidR="007459ED" w:rsidRPr="00A44545" w14:paraId="71F21BEF" w14:textId="77777777" w:rsidTr="00014477">
        <w:trPr>
          <w:trHeight w:val="273"/>
        </w:trPr>
        <w:tc>
          <w:tcPr>
            <w:tcW w:w="1705" w:type="dxa"/>
            <w:vAlign w:val="center"/>
          </w:tcPr>
          <w:p w14:paraId="71F21BEB" w14:textId="309C7B8F" w:rsidR="007459ED" w:rsidRPr="00D078FC" w:rsidRDefault="00014477">
            <w:pPr>
              <w:autoSpaceDE w:val="0"/>
              <w:autoSpaceDN w:val="0"/>
              <w:adjustRightInd w:val="0"/>
              <w:jc w:val="center"/>
              <w:rPr>
                <w:rFonts w:cstheme="minorHAnsi"/>
                <w:bCs/>
              </w:rPr>
            </w:pPr>
            <w:r>
              <w:rPr>
                <w:rFonts w:cstheme="minorHAnsi"/>
                <w:bCs/>
              </w:rPr>
              <w:t>0x20 BYTES</w:t>
            </w:r>
          </w:p>
        </w:tc>
        <w:tc>
          <w:tcPr>
            <w:tcW w:w="1440" w:type="dxa"/>
            <w:vAlign w:val="center"/>
          </w:tcPr>
          <w:p w14:paraId="71F21BEC" w14:textId="7384B34B" w:rsidR="007459ED" w:rsidRPr="00D078FC" w:rsidRDefault="00014477" w:rsidP="00014477">
            <w:pPr>
              <w:autoSpaceDE w:val="0"/>
              <w:autoSpaceDN w:val="0"/>
              <w:adjustRightInd w:val="0"/>
              <w:jc w:val="center"/>
              <w:rPr>
                <w:rFonts w:cstheme="minorHAnsi"/>
                <w:bCs/>
              </w:rPr>
            </w:pPr>
            <w:r>
              <w:rPr>
                <w:rFonts w:cstheme="minorHAnsi"/>
                <w:bCs/>
              </w:rPr>
              <w:t>DATA</w:t>
            </w:r>
            <w:r w:rsidR="007459ED">
              <w:rPr>
                <w:rFonts w:cstheme="minorHAnsi"/>
                <w:bCs/>
              </w:rPr>
              <w:t>[]</w:t>
            </w:r>
          </w:p>
        </w:tc>
        <w:tc>
          <w:tcPr>
            <w:tcW w:w="3060" w:type="dxa"/>
            <w:vAlign w:val="center"/>
          </w:tcPr>
          <w:p w14:paraId="71F21BED" w14:textId="7E3CF6B6" w:rsidR="007459ED" w:rsidRPr="00D078FC" w:rsidRDefault="007459ED">
            <w:pPr>
              <w:autoSpaceDE w:val="0"/>
              <w:autoSpaceDN w:val="0"/>
              <w:adjustRightInd w:val="0"/>
              <w:jc w:val="center"/>
              <w:rPr>
                <w:rFonts w:cstheme="minorHAnsi"/>
                <w:bCs/>
              </w:rPr>
            </w:pPr>
            <w:r>
              <w:rPr>
                <w:rFonts w:cstheme="minorHAnsi"/>
                <w:bCs/>
              </w:rPr>
              <w:t>Cardholder TPK</w:t>
            </w:r>
            <w:r w:rsidR="00014477">
              <w:rPr>
                <w:rFonts w:cstheme="minorHAnsi"/>
                <w:bCs/>
              </w:rPr>
              <w:t xml:space="preserve"> </w:t>
            </w:r>
          </w:p>
        </w:tc>
        <w:tc>
          <w:tcPr>
            <w:tcW w:w="4081" w:type="dxa"/>
          </w:tcPr>
          <w:p w14:paraId="71F21BEE" w14:textId="77777777" w:rsidR="007459ED" w:rsidRPr="00D078FC" w:rsidRDefault="007459ED">
            <w:pPr>
              <w:autoSpaceDE w:val="0"/>
              <w:autoSpaceDN w:val="0"/>
              <w:adjustRightInd w:val="0"/>
              <w:jc w:val="center"/>
              <w:rPr>
                <w:rFonts w:cstheme="minorHAnsi"/>
                <w:bCs/>
              </w:rPr>
            </w:pPr>
          </w:p>
        </w:tc>
      </w:tr>
    </w:tbl>
    <w:p w14:paraId="71F21BF0" w14:textId="77777777" w:rsidR="007459ED" w:rsidRDefault="007459ED" w:rsidP="007459ED">
      <w:pPr>
        <w:pStyle w:val="NoSpacing"/>
        <w:rPr>
          <w:b/>
        </w:rPr>
      </w:pPr>
    </w:p>
    <w:p w14:paraId="16CE19A7" w14:textId="77777777" w:rsidR="004A3C68" w:rsidDel="009E182C" w:rsidRDefault="004A3C68">
      <w:pPr>
        <w:rPr>
          <w:del w:id="703" w:author="Kate Gray" w:date="2025-09-17T10:54:00Z" w16du:dateUtc="2025-09-17T14:54:00Z"/>
          <w:b/>
        </w:rPr>
      </w:pPr>
      <w:del w:id="704" w:author="Kate Gray" w:date="2025-09-17T10:54:00Z" w16du:dateUtc="2025-09-17T14:54:00Z">
        <w:r w:rsidDel="009E182C">
          <w:rPr>
            <w:b/>
          </w:rPr>
          <w:br w:type="page"/>
        </w:r>
      </w:del>
    </w:p>
    <w:p w14:paraId="743D2B2E" w14:textId="657E1B71" w:rsidR="00014477" w:rsidRDefault="00014477">
      <w:pPr>
        <w:pPrChange w:id="705" w:author="Kate Gray [2]" w:date="2025-09-17T10:54:00Z" w16du:dateUtc="2025-09-17T14:54:00Z">
          <w:pPr>
            <w:pStyle w:val="NoSpacing"/>
          </w:pPr>
        </w:pPrChange>
      </w:pPr>
      <w:proofErr w:type="spellStart"/>
      <w:r>
        <w:t>osdp_PIV</w:t>
      </w:r>
      <w:r w:rsidR="00F536B9">
        <w:t>_VCILOADTA</w:t>
      </w:r>
      <w:proofErr w:type="spellEnd"/>
      <w:r>
        <w:t xml:space="preserve"> – Transmit VCI Trust Anchor to Reader</w:t>
      </w:r>
    </w:p>
    <w:p w14:paraId="19D5C3C7" w14:textId="77777777" w:rsidR="00014477" w:rsidRDefault="00014477" w:rsidP="007459ED">
      <w:pPr>
        <w:pStyle w:val="NoSpacing"/>
        <w:rPr>
          <w:b/>
        </w:rPr>
      </w:pPr>
    </w:p>
    <w:p w14:paraId="4643D571" w14:textId="03E4F20C" w:rsidR="00014477" w:rsidRDefault="00014477" w:rsidP="00014477">
      <w:pPr>
        <w:pStyle w:val="NoSpacing"/>
        <w:ind w:left="360"/>
      </w:pPr>
      <w:r>
        <w:t xml:space="preserve">Transmits a VCI Trust Anchor to a PD for future Virtual Contact Interface establishment.  This is cached for future </w:t>
      </w:r>
      <w:proofErr w:type="spellStart"/>
      <w:r>
        <w:t>osdp_ESTABLISH_VCI</w:t>
      </w:r>
      <w:proofErr w:type="spellEnd"/>
      <w:r>
        <w:t xml:space="preserve"> commands and is retained unless cleared.  When VCI is initiated, the reader is responsible for verifying the Card Verifiable Certificate prior to sending the VCI pairing code.</w:t>
      </w:r>
    </w:p>
    <w:p w14:paraId="47D862EF" w14:textId="77777777" w:rsidR="00014477" w:rsidRDefault="00014477" w:rsidP="00014477">
      <w:pPr>
        <w:pStyle w:val="NoSpacing"/>
        <w:ind w:left="360"/>
      </w:pPr>
    </w:p>
    <w:p w14:paraId="1DA323C8" w14:textId="416A0183" w:rsidR="004A3C68" w:rsidRDefault="003B5819" w:rsidP="003B5819">
      <w:pPr>
        <w:pStyle w:val="NoSpacing"/>
        <w:ind w:left="360"/>
      </w:pPr>
      <w:r>
        <w:lastRenderedPageBreak/>
        <w:t xml:space="preserve">PDs implementing VCI MUST support at least one trust anchor </w:t>
      </w:r>
      <w:r w:rsidR="00ED3B78">
        <w:t>and trust anchor storage pace of at least</w:t>
      </w:r>
      <w:r>
        <w:t xml:space="preserve"> 4,096 bytes.  PDs MAY permit the loading of up to </w:t>
      </w:r>
      <w:r w:rsidR="00ED3B78">
        <w:t>128</w:t>
      </w:r>
      <w:r>
        <w:t xml:space="preserve"> trust anchors.  </w:t>
      </w:r>
      <w:r w:rsidR="004A3C68">
        <w:t>Any loaded trust anchor may be used by any presented credential.</w:t>
      </w:r>
    </w:p>
    <w:p w14:paraId="24FBDF03" w14:textId="77777777" w:rsidR="004A3C68" w:rsidRDefault="004A3C68" w:rsidP="003B5819">
      <w:pPr>
        <w:pStyle w:val="NoSpacing"/>
        <w:ind w:left="360"/>
      </w:pPr>
    </w:p>
    <w:p w14:paraId="43047F2C" w14:textId="736057FA" w:rsidR="003B5819" w:rsidRDefault="003B5819" w:rsidP="003B5819">
      <w:pPr>
        <w:pStyle w:val="NoSpacing"/>
        <w:ind w:left="360"/>
      </w:pPr>
      <w:r>
        <w:t xml:space="preserve">If a PD is unable to accommodate </w:t>
      </w:r>
      <w:r w:rsidR="00ED3B78">
        <w:t>loading a</w:t>
      </w:r>
      <w:r>
        <w:t xml:space="preserve"> trust anchor</w:t>
      </w:r>
      <w:r w:rsidR="00ED3B78">
        <w:t xml:space="preserve"> of the given number or size</w:t>
      </w:r>
      <w:r>
        <w:t xml:space="preserve">, it SHALL return </w:t>
      </w:r>
      <w:proofErr w:type="spellStart"/>
      <w:r>
        <w:t>osdp_NAK</w:t>
      </w:r>
      <w:proofErr w:type="spellEnd"/>
      <w:r>
        <w:t xml:space="preserve"> with an error indicating the reason.</w:t>
      </w:r>
    </w:p>
    <w:p w14:paraId="38877A9C" w14:textId="77777777" w:rsidR="00014477" w:rsidRDefault="00014477" w:rsidP="00014477">
      <w:pPr>
        <w:pStyle w:val="NoSpacing"/>
        <w:ind w:left="360"/>
      </w:pPr>
    </w:p>
    <w:p w14:paraId="470B3B9B" w14:textId="18935173" w:rsidR="00014477" w:rsidRPr="00014477" w:rsidRDefault="00014477" w:rsidP="00014477">
      <w:pPr>
        <w:pStyle w:val="NoSpacing"/>
        <w:ind w:left="360"/>
      </w:pPr>
      <w:r>
        <w:t>Due to the size of trust anchors, this is a multi-part message</w:t>
      </w:r>
      <w:r w:rsidR="00ED3B78">
        <w:t>.</w:t>
      </w:r>
    </w:p>
    <w:p w14:paraId="241E2D10" w14:textId="77777777" w:rsidR="00014477" w:rsidRDefault="00014477" w:rsidP="007459ED">
      <w:pPr>
        <w:pStyle w:val="NoSpacing"/>
        <w:rPr>
          <w:b/>
        </w:rPr>
      </w:pPr>
    </w:p>
    <w:tbl>
      <w:tblPr>
        <w:tblStyle w:val="TableGrid"/>
        <w:tblW w:w="10286" w:type="dxa"/>
        <w:tblLook w:val="04A0" w:firstRow="1" w:lastRow="0" w:firstColumn="1" w:lastColumn="0" w:noHBand="0" w:noVBand="1"/>
      </w:tblPr>
      <w:tblGrid>
        <w:gridCol w:w="1975"/>
        <w:gridCol w:w="1350"/>
        <w:gridCol w:w="3150"/>
        <w:gridCol w:w="3811"/>
      </w:tblGrid>
      <w:tr w:rsidR="00014477" w:rsidRPr="00A44545" w14:paraId="3E9556C1" w14:textId="77777777" w:rsidTr="00F536B9">
        <w:trPr>
          <w:trHeight w:val="559"/>
        </w:trPr>
        <w:tc>
          <w:tcPr>
            <w:tcW w:w="1975" w:type="dxa"/>
          </w:tcPr>
          <w:p w14:paraId="0E055FD2" w14:textId="77777777" w:rsidR="00014477" w:rsidRPr="00D078FC" w:rsidRDefault="00014477">
            <w:pPr>
              <w:autoSpaceDE w:val="0"/>
              <w:autoSpaceDN w:val="0"/>
              <w:adjustRightInd w:val="0"/>
              <w:rPr>
                <w:rFonts w:cstheme="minorHAnsi"/>
                <w:b/>
                <w:bCs/>
              </w:rPr>
            </w:pPr>
            <w:r w:rsidRPr="00D078FC">
              <w:rPr>
                <w:rFonts w:cstheme="minorHAnsi"/>
                <w:b/>
                <w:bCs/>
              </w:rPr>
              <w:t>Packet format field</w:t>
            </w:r>
          </w:p>
        </w:tc>
        <w:tc>
          <w:tcPr>
            <w:tcW w:w="1350" w:type="dxa"/>
            <w:vAlign w:val="center"/>
          </w:tcPr>
          <w:p w14:paraId="7F39BB20" w14:textId="77777777" w:rsidR="00014477" w:rsidRPr="00D078FC" w:rsidRDefault="00014477">
            <w:pPr>
              <w:autoSpaceDE w:val="0"/>
              <w:autoSpaceDN w:val="0"/>
              <w:adjustRightInd w:val="0"/>
              <w:jc w:val="center"/>
              <w:rPr>
                <w:rFonts w:cstheme="minorHAnsi"/>
                <w:b/>
                <w:bCs/>
              </w:rPr>
            </w:pPr>
            <w:r w:rsidRPr="00D078FC">
              <w:rPr>
                <w:rFonts w:cstheme="minorHAnsi"/>
                <w:b/>
                <w:bCs/>
              </w:rPr>
              <w:t>Code</w:t>
            </w:r>
          </w:p>
        </w:tc>
        <w:tc>
          <w:tcPr>
            <w:tcW w:w="3150" w:type="dxa"/>
            <w:vAlign w:val="center"/>
          </w:tcPr>
          <w:p w14:paraId="64CCB189" w14:textId="77777777" w:rsidR="00014477" w:rsidRPr="00D078FC" w:rsidRDefault="00014477">
            <w:pPr>
              <w:autoSpaceDE w:val="0"/>
              <w:autoSpaceDN w:val="0"/>
              <w:adjustRightInd w:val="0"/>
              <w:jc w:val="center"/>
              <w:rPr>
                <w:rFonts w:cstheme="minorHAnsi"/>
                <w:b/>
                <w:bCs/>
              </w:rPr>
            </w:pPr>
            <w:r w:rsidRPr="00D078FC">
              <w:rPr>
                <w:rFonts w:cstheme="minorHAnsi"/>
                <w:b/>
                <w:bCs/>
              </w:rPr>
              <w:t>Name</w:t>
            </w:r>
          </w:p>
        </w:tc>
        <w:tc>
          <w:tcPr>
            <w:tcW w:w="3811" w:type="dxa"/>
            <w:vAlign w:val="center"/>
          </w:tcPr>
          <w:p w14:paraId="1BC3B8CD" w14:textId="77777777" w:rsidR="00014477" w:rsidRPr="00D078FC" w:rsidRDefault="00014477">
            <w:pPr>
              <w:autoSpaceDE w:val="0"/>
              <w:autoSpaceDN w:val="0"/>
              <w:adjustRightInd w:val="0"/>
              <w:jc w:val="center"/>
              <w:rPr>
                <w:rFonts w:cstheme="minorHAnsi"/>
                <w:b/>
                <w:bCs/>
              </w:rPr>
            </w:pPr>
            <w:r w:rsidRPr="00D078FC">
              <w:rPr>
                <w:rFonts w:cstheme="minorHAnsi"/>
                <w:b/>
                <w:bCs/>
              </w:rPr>
              <w:t>Meaning</w:t>
            </w:r>
          </w:p>
        </w:tc>
      </w:tr>
      <w:tr w:rsidR="00014477" w:rsidRPr="00A44545" w14:paraId="4D5262C8" w14:textId="77777777" w:rsidTr="00F536B9">
        <w:trPr>
          <w:trHeight w:val="273"/>
        </w:trPr>
        <w:tc>
          <w:tcPr>
            <w:tcW w:w="1975" w:type="dxa"/>
          </w:tcPr>
          <w:p w14:paraId="022E127E" w14:textId="77777777" w:rsidR="00014477" w:rsidRPr="00D078FC" w:rsidRDefault="00014477">
            <w:pPr>
              <w:autoSpaceDE w:val="0"/>
              <w:autoSpaceDN w:val="0"/>
              <w:adjustRightInd w:val="0"/>
              <w:jc w:val="center"/>
              <w:rPr>
                <w:rFonts w:cstheme="minorHAnsi"/>
                <w:bCs/>
              </w:rPr>
            </w:pPr>
            <w:r w:rsidRPr="00D078FC">
              <w:rPr>
                <w:rFonts w:cstheme="minorHAnsi"/>
                <w:bCs/>
              </w:rPr>
              <w:t>CMND</w:t>
            </w:r>
          </w:p>
        </w:tc>
        <w:tc>
          <w:tcPr>
            <w:tcW w:w="1350" w:type="dxa"/>
            <w:vAlign w:val="center"/>
          </w:tcPr>
          <w:p w14:paraId="3C882039" w14:textId="328E100E" w:rsidR="00014477" w:rsidRPr="00D078FC" w:rsidRDefault="00014477">
            <w:pPr>
              <w:autoSpaceDE w:val="0"/>
              <w:autoSpaceDN w:val="0"/>
              <w:adjustRightInd w:val="0"/>
              <w:jc w:val="center"/>
              <w:rPr>
                <w:rFonts w:cstheme="minorHAnsi"/>
                <w:bCs/>
              </w:rPr>
            </w:pPr>
            <w:r w:rsidRPr="00D078FC">
              <w:rPr>
                <w:rFonts w:cstheme="minorHAnsi"/>
                <w:bCs/>
              </w:rPr>
              <w:t>0xA</w:t>
            </w:r>
            <w:r>
              <w:rPr>
                <w:rFonts w:cstheme="minorHAnsi"/>
                <w:bCs/>
              </w:rPr>
              <w:t>C</w:t>
            </w:r>
          </w:p>
        </w:tc>
        <w:tc>
          <w:tcPr>
            <w:tcW w:w="3150" w:type="dxa"/>
            <w:vAlign w:val="center"/>
          </w:tcPr>
          <w:p w14:paraId="4D490A3E" w14:textId="3A628514" w:rsidR="00014477" w:rsidRPr="00D078FC" w:rsidRDefault="00014477">
            <w:pPr>
              <w:autoSpaceDE w:val="0"/>
              <w:autoSpaceDN w:val="0"/>
              <w:adjustRightInd w:val="0"/>
              <w:jc w:val="center"/>
              <w:rPr>
                <w:rFonts w:cstheme="minorHAnsi"/>
                <w:bCs/>
              </w:rPr>
            </w:pPr>
            <w:proofErr w:type="spellStart"/>
            <w:r>
              <w:rPr>
                <w:rFonts w:cstheme="minorHAnsi"/>
                <w:bCs/>
              </w:rPr>
              <w:t>osdp_</w:t>
            </w:r>
            <w:r w:rsidR="00F536B9" w:rsidRPr="00F536B9">
              <w:rPr>
                <w:rFonts w:cstheme="minorHAnsi"/>
                <w:bCs/>
              </w:rPr>
              <w:t>PIV_VCILOADTA</w:t>
            </w:r>
            <w:proofErr w:type="spellEnd"/>
          </w:p>
        </w:tc>
        <w:tc>
          <w:tcPr>
            <w:tcW w:w="3811" w:type="dxa"/>
            <w:vAlign w:val="center"/>
          </w:tcPr>
          <w:p w14:paraId="061ACDB6" w14:textId="77777777" w:rsidR="00014477" w:rsidRPr="00D078FC" w:rsidRDefault="00014477" w:rsidP="004A3C68">
            <w:pPr>
              <w:autoSpaceDE w:val="0"/>
              <w:autoSpaceDN w:val="0"/>
              <w:adjustRightInd w:val="0"/>
              <w:jc w:val="center"/>
              <w:rPr>
                <w:rFonts w:cstheme="minorHAnsi"/>
                <w:bCs/>
              </w:rPr>
            </w:pPr>
          </w:p>
        </w:tc>
      </w:tr>
      <w:tr w:rsidR="00014477" w:rsidRPr="00A44545" w14:paraId="5B1FC263" w14:textId="77777777" w:rsidTr="00F536B9">
        <w:trPr>
          <w:trHeight w:val="132"/>
        </w:trPr>
        <w:tc>
          <w:tcPr>
            <w:tcW w:w="1975" w:type="dxa"/>
            <w:vMerge w:val="restart"/>
            <w:vAlign w:val="center"/>
          </w:tcPr>
          <w:p w14:paraId="6CA47E2D" w14:textId="452F2D12" w:rsidR="00014477" w:rsidRPr="00D078FC" w:rsidRDefault="00014477">
            <w:pPr>
              <w:autoSpaceDE w:val="0"/>
              <w:autoSpaceDN w:val="0"/>
              <w:adjustRightInd w:val="0"/>
              <w:jc w:val="center"/>
              <w:rPr>
                <w:rFonts w:cstheme="minorHAnsi"/>
                <w:bCs/>
              </w:rPr>
            </w:pPr>
            <w:r>
              <w:rPr>
                <w:rFonts w:cstheme="minorHAnsi"/>
                <w:bCs/>
              </w:rPr>
              <w:t>2 BYTES</w:t>
            </w:r>
          </w:p>
        </w:tc>
        <w:tc>
          <w:tcPr>
            <w:tcW w:w="1350" w:type="dxa"/>
            <w:vAlign w:val="center"/>
          </w:tcPr>
          <w:p w14:paraId="7D897749" w14:textId="61F950E8" w:rsidR="00014477" w:rsidRDefault="00014477">
            <w:pPr>
              <w:autoSpaceDE w:val="0"/>
              <w:autoSpaceDN w:val="0"/>
              <w:adjustRightInd w:val="0"/>
              <w:jc w:val="center"/>
              <w:rPr>
                <w:rFonts w:cstheme="minorHAnsi"/>
                <w:bCs/>
              </w:rPr>
            </w:pPr>
            <w:r>
              <w:rPr>
                <w:rFonts w:cstheme="minorHAnsi"/>
                <w:bCs/>
              </w:rPr>
              <w:t>0x00-0xFF</w:t>
            </w:r>
          </w:p>
        </w:tc>
        <w:tc>
          <w:tcPr>
            <w:tcW w:w="3150" w:type="dxa"/>
            <w:vAlign w:val="center"/>
          </w:tcPr>
          <w:p w14:paraId="1DB21DCA" w14:textId="485976DE" w:rsidR="00014477" w:rsidRDefault="00014477">
            <w:pPr>
              <w:autoSpaceDE w:val="0"/>
              <w:autoSpaceDN w:val="0"/>
              <w:adjustRightInd w:val="0"/>
              <w:jc w:val="center"/>
              <w:rPr>
                <w:rFonts w:cstheme="minorHAnsi"/>
                <w:bCs/>
              </w:rPr>
            </w:pPr>
            <w:proofErr w:type="spellStart"/>
            <w:r>
              <w:rPr>
                <w:rFonts w:cstheme="minorHAnsi"/>
                <w:bCs/>
              </w:rPr>
              <w:t>MpSizeTotal</w:t>
            </w:r>
            <w:proofErr w:type="spellEnd"/>
            <w:r>
              <w:rPr>
                <w:rFonts w:cstheme="minorHAnsi"/>
                <w:bCs/>
              </w:rPr>
              <w:t xml:space="preserve"> (LSB)</w:t>
            </w:r>
          </w:p>
        </w:tc>
        <w:tc>
          <w:tcPr>
            <w:tcW w:w="3811" w:type="dxa"/>
            <w:vMerge w:val="restart"/>
            <w:vAlign w:val="center"/>
          </w:tcPr>
          <w:p w14:paraId="4DE16656" w14:textId="6E34B99A" w:rsidR="00014477" w:rsidRPr="00D078FC" w:rsidRDefault="00014477" w:rsidP="004A3C68">
            <w:pPr>
              <w:autoSpaceDE w:val="0"/>
              <w:autoSpaceDN w:val="0"/>
              <w:adjustRightInd w:val="0"/>
              <w:jc w:val="center"/>
              <w:rPr>
                <w:rFonts w:cstheme="minorHAnsi"/>
                <w:bCs/>
              </w:rPr>
            </w:pPr>
            <w:r>
              <w:rPr>
                <w:rFonts w:cstheme="minorHAnsi"/>
                <w:bCs/>
              </w:rPr>
              <w:t>Total size of the trust anchor</w:t>
            </w:r>
          </w:p>
        </w:tc>
      </w:tr>
      <w:tr w:rsidR="00014477" w:rsidRPr="00A44545" w14:paraId="791FE68A" w14:textId="77777777" w:rsidTr="00F536B9">
        <w:trPr>
          <w:trHeight w:val="131"/>
        </w:trPr>
        <w:tc>
          <w:tcPr>
            <w:tcW w:w="1975" w:type="dxa"/>
            <w:vMerge/>
            <w:vAlign w:val="center"/>
          </w:tcPr>
          <w:p w14:paraId="47122186" w14:textId="77777777" w:rsidR="00014477" w:rsidRDefault="00014477">
            <w:pPr>
              <w:autoSpaceDE w:val="0"/>
              <w:autoSpaceDN w:val="0"/>
              <w:adjustRightInd w:val="0"/>
              <w:jc w:val="center"/>
              <w:rPr>
                <w:rFonts w:cstheme="minorHAnsi"/>
                <w:bCs/>
              </w:rPr>
            </w:pPr>
          </w:p>
        </w:tc>
        <w:tc>
          <w:tcPr>
            <w:tcW w:w="1350" w:type="dxa"/>
            <w:vAlign w:val="center"/>
          </w:tcPr>
          <w:p w14:paraId="1D9CF4E3" w14:textId="72CD3DD4" w:rsidR="00014477" w:rsidRDefault="00014477">
            <w:pPr>
              <w:autoSpaceDE w:val="0"/>
              <w:autoSpaceDN w:val="0"/>
              <w:adjustRightInd w:val="0"/>
              <w:jc w:val="center"/>
              <w:rPr>
                <w:rFonts w:cstheme="minorHAnsi"/>
                <w:bCs/>
              </w:rPr>
            </w:pPr>
            <w:r>
              <w:rPr>
                <w:rFonts w:cstheme="minorHAnsi"/>
                <w:bCs/>
              </w:rPr>
              <w:t>0x00-0xFF</w:t>
            </w:r>
          </w:p>
        </w:tc>
        <w:tc>
          <w:tcPr>
            <w:tcW w:w="3150" w:type="dxa"/>
            <w:vAlign w:val="center"/>
          </w:tcPr>
          <w:p w14:paraId="296B6ED3" w14:textId="2C88594B" w:rsidR="00014477" w:rsidRDefault="00014477">
            <w:pPr>
              <w:autoSpaceDE w:val="0"/>
              <w:autoSpaceDN w:val="0"/>
              <w:adjustRightInd w:val="0"/>
              <w:jc w:val="center"/>
              <w:rPr>
                <w:rFonts w:cstheme="minorHAnsi"/>
                <w:bCs/>
              </w:rPr>
            </w:pPr>
            <w:proofErr w:type="spellStart"/>
            <w:r>
              <w:rPr>
                <w:rFonts w:cstheme="minorHAnsi"/>
                <w:bCs/>
              </w:rPr>
              <w:t>MpSizeTotal</w:t>
            </w:r>
            <w:proofErr w:type="spellEnd"/>
            <w:r>
              <w:rPr>
                <w:rFonts w:cstheme="minorHAnsi"/>
                <w:bCs/>
              </w:rPr>
              <w:t xml:space="preserve"> (MSB)</w:t>
            </w:r>
          </w:p>
        </w:tc>
        <w:tc>
          <w:tcPr>
            <w:tcW w:w="3811" w:type="dxa"/>
            <w:vMerge/>
            <w:vAlign w:val="center"/>
          </w:tcPr>
          <w:p w14:paraId="19875DA3" w14:textId="77777777" w:rsidR="00014477" w:rsidRDefault="00014477" w:rsidP="004A3C68">
            <w:pPr>
              <w:autoSpaceDE w:val="0"/>
              <w:autoSpaceDN w:val="0"/>
              <w:adjustRightInd w:val="0"/>
              <w:jc w:val="center"/>
              <w:rPr>
                <w:rFonts w:cstheme="minorHAnsi"/>
                <w:bCs/>
              </w:rPr>
            </w:pPr>
          </w:p>
        </w:tc>
      </w:tr>
      <w:tr w:rsidR="003B5819" w:rsidRPr="00A44545" w14:paraId="10247C31" w14:textId="77777777" w:rsidTr="00F536B9">
        <w:trPr>
          <w:trHeight w:val="132"/>
        </w:trPr>
        <w:tc>
          <w:tcPr>
            <w:tcW w:w="1975" w:type="dxa"/>
            <w:vMerge w:val="restart"/>
            <w:vAlign w:val="center"/>
          </w:tcPr>
          <w:p w14:paraId="6C71454D" w14:textId="1ECFDA18" w:rsidR="003B5819" w:rsidRPr="00D078FC" w:rsidRDefault="003B5819">
            <w:pPr>
              <w:autoSpaceDE w:val="0"/>
              <w:autoSpaceDN w:val="0"/>
              <w:adjustRightInd w:val="0"/>
              <w:jc w:val="center"/>
              <w:rPr>
                <w:rFonts w:cstheme="minorHAnsi"/>
                <w:bCs/>
              </w:rPr>
            </w:pPr>
            <w:r>
              <w:rPr>
                <w:rFonts w:cstheme="minorHAnsi"/>
                <w:bCs/>
              </w:rPr>
              <w:t>2 BYTES</w:t>
            </w:r>
          </w:p>
        </w:tc>
        <w:tc>
          <w:tcPr>
            <w:tcW w:w="1350" w:type="dxa"/>
            <w:vAlign w:val="center"/>
          </w:tcPr>
          <w:p w14:paraId="507C860B" w14:textId="4E36AA76" w:rsidR="003B5819" w:rsidRPr="00D078FC" w:rsidRDefault="003B5819">
            <w:pPr>
              <w:autoSpaceDE w:val="0"/>
              <w:autoSpaceDN w:val="0"/>
              <w:adjustRightInd w:val="0"/>
              <w:jc w:val="center"/>
              <w:rPr>
                <w:rFonts w:cstheme="minorHAnsi"/>
                <w:bCs/>
              </w:rPr>
            </w:pPr>
            <w:r>
              <w:rPr>
                <w:rFonts w:cstheme="minorHAnsi"/>
                <w:bCs/>
              </w:rPr>
              <w:t>0x00-0xFF</w:t>
            </w:r>
          </w:p>
        </w:tc>
        <w:tc>
          <w:tcPr>
            <w:tcW w:w="3150" w:type="dxa"/>
            <w:vAlign w:val="center"/>
          </w:tcPr>
          <w:p w14:paraId="542F4390" w14:textId="3138375A" w:rsidR="003B5819" w:rsidRPr="00D078FC" w:rsidRDefault="003B5819">
            <w:pPr>
              <w:autoSpaceDE w:val="0"/>
              <w:autoSpaceDN w:val="0"/>
              <w:adjustRightInd w:val="0"/>
              <w:jc w:val="center"/>
              <w:rPr>
                <w:rFonts w:cstheme="minorHAnsi"/>
                <w:bCs/>
              </w:rPr>
            </w:pPr>
            <w:proofErr w:type="spellStart"/>
            <w:r>
              <w:rPr>
                <w:rFonts w:cstheme="minorHAnsi"/>
                <w:bCs/>
              </w:rPr>
              <w:t>MpOffset</w:t>
            </w:r>
            <w:proofErr w:type="spellEnd"/>
            <w:r>
              <w:rPr>
                <w:rFonts w:cstheme="minorHAnsi"/>
                <w:bCs/>
              </w:rPr>
              <w:t xml:space="preserve"> (LSB)</w:t>
            </w:r>
          </w:p>
        </w:tc>
        <w:tc>
          <w:tcPr>
            <w:tcW w:w="3811" w:type="dxa"/>
            <w:vMerge w:val="restart"/>
            <w:vAlign w:val="center"/>
          </w:tcPr>
          <w:p w14:paraId="343FD6E9" w14:textId="422DE655" w:rsidR="003B5819" w:rsidRPr="00D078FC" w:rsidRDefault="004A3C68" w:rsidP="004A3C68">
            <w:pPr>
              <w:autoSpaceDE w:val="0"/>
              <w:autoSpaceDN w:val="0"/>
              <w:adjustRightInd w:val="0"/>
              <w:jc w:val="center"/>
              <w:rPr>
                <w:rFonts w:cstheme="minorHAnsi"/>
                <w:bCs/>
              </w:rPr>
            </w:pPr>
            <w:r>
              <w:rPr>
                <w:rFonts w:cstheme="minorHAnsi"/>
                <w:bCs/>
              </w:rPr>
              <w:t>Byte offset of the fragment in this trust anchor</w:t>
            </w:r>
          </w:p>
        </w:tc>
      </w:tr>
      <w:tr w:rsidR="003B5819" w:rsidRPr="00A44545" w14:paraId="1E12F49A" w14:textId="77777777" w:rsidTr="00F536B9">
        <w:trPr>
          <w:trHeight w:val="131"/>
        </w:trPr>
        <w:tc>
          <w:tcPr>
            <w:tcW w:w="1975" w:type="dxa"/>
            <w:vMerge/>
            <w:vAlign w:val="center"/>
          </w:tcPr>
          <w:p w14:paraId="57C4173D" w14:textId="77777777" w:rsidR="003B5819" w:rsidRDefault="003B5819">
            <w:pPr>
              <w:autoSpaceDE w:val="0"/>
              <w:autoSpaceDN w:val="0"/>
              <w:adjustRightInd w:val="0"/>
              <w:jc w:val="center"/>
              <w:rPr>
                <w:rFonts w:cstheme="minorHAnsi"/>
                <w:bCs/>
              </w:rPr>
            </w:pPr>
          </w:p>
        </w:tc>
        <w:tc>
          <w:tcPr>
            <w:tcW w:w="1350" w:type="dxa"/>
            <w:vAlign w:val="center"/>
          </w:tcPr>
          <w:p w14:paraId="18BC6943" w14:textId="315BA95D" w:rsidR="003B5819" w:rsidRDefault="003B5819">
            <w:pPr>
              <w:autoSpaceDE w:val="0"/>
              <w:autoSpaceDN w:val="0"/>
              <w:adjustRightInd w:val="0"/>
              <w:jc w:val="center"/>
              <w:rPr>
                <w:rFonts w:cstheme="minorHAnsi"/>
                <w:bCs/>
              </w:rPr>
            </w:pPr>
            <w:r>
              <w:rPr>
                <w:rFonts w:cstheme="minorHAnsi"/>
                <w:bCs/>
              </w:rPr>
              <w:t>0x00-0xFF</w:t>
            </w:r>
          </w:p>
        </w:tc>
        <w:tc>
          <w:tcPr>
            <w:tcW w:w="3150" w:type="dxa"/>
            <w:vAlign w:val="center"/>
          </w:tcPr>
          <w:p w14:paraId="0F1EEA9D" w14:textId="478C0795" w:rsidR="003B5819" w:rsidRDefault="003B5819">
            <w:pPr>
              <w:autoSpaceDE w:val="0"/>
              <w:autoSpaceDN w:val="0"/>
              <w:adjustRightInd w:val="0"/>
              <w:jc w:val="center"/>
              <w:rPr>
                <w:rFonts w:cstheme="minorHAnsi"/>
                <w:bCs/>
              </w:rPr>
            </w:pPr>
            <w:proofErr w:type="spellStart"/>
            <w:r>
              <w:rPr>
                <w:rFonts w:cstheme="minorHAnsi"/>
                <w:bCs/>
              </w:rPr>
              <w:t>MpOffset</w:t>
            </w:r>
            <w:proofErr w:type="spellEnd"/>
            <w:r>
              <w:rPr>
                <w:rFonts w:cstheme="minorHAnsi"/>
                <w:bCs/>
              </w:rPr>
              <w:t xml:space="preserve"> (MSB)</w:t>
            </w:r>
          </w:p>
        </w:tc>
        <w:tc>
          <w:tcPr>
            <w:tcW w:w="3811" w:type="dxa"/>
            <w:vMerge/>
            <w:vAlign w:val="center"/>
          </w:tcPr>
          <w:p w14:paraId="301B3026" w14:textId="77777777" w:rsidR="003B5819" w:rsidRDefault="003B5819" w:rsidP="004A3C68">
            <w:pPr>
              <w:autoSpaceDE w:val="0"/>
              <w:autoSpaceDN w:val="0"/>
              <w:adjustRightInd w:val="0"/>
              <w:jc w:val="center"/>
              <w:rPr>
                <w:rFonts w:cstheme="minorHAnsi"/>
                <w:bCs/>
              </w:rPr>
            </w:pPr>
          </w:p>
        </w:tc>
      </w:tr>
      <w:tr w:rsidR="003B5819" w:rsidRPr="00A44545" w14:paraId="51C6BBA5" w14:textId="77777777" w:rsidTr="00F536B9">
        <w:trPr>
          <w:trHeight w:val="68"/>
        </w:trPr>
        <w:tc>
          <w:tcPr>
            <w:tcW w:w="1975" w:type="dxa"/>
            <w:vMerge w:val="restart"/>
            <w:vAlign w:val="center"/>
          </w:tcPr>
          <w:p w14:paraId="2E298BC1" w14:textId="26EE7A3A" w:rsidR="003B5819" w:rsidRDefault="003B5819">
            <w:pPr>
              <w:autoSpaceDE w:val="0"/>
              <w:autoSpaceDN w:val="0"/>
              <w:adjustRightInd w:val="0"/>
              <w:jc w:val="center"/>
              <w:rPr>
                <w:rFonts w:cstheme="minorHAnsi"/>
                <w:bCs/>
              </w:rPr>
            </w:pPr>
            <w:r>
              <w:rPr>
                <w:rFonts w:cstheme="minorHAnsi"/>
                <w:bCs/>
              </w:rPr>
              <w:t>2 BYTES</w:t>
            </w:r>
          </w:p>
        </w:tc>
        <w:tc>
          <w:tcPr>
            <w:tcW w:w="1350" w:type="dxa"/>
            <w:vAlign w:val="center"/>
          </w:tcPr>
          <w:p w14:paraId="0AE341BC" w14:textId="223652A7" w:rsidR="003B5819" w:rsidRDefault="003B5819">
            <w:pPr>
              <w:autoSpaceDE w:val="0"/>
              <w:autoSpaceDN w:val="0"/>
              <w:adjustRightInd w:val="0"/>
              <w:jc w:val="center"/>
              <w:rPr>
                <w:rFonts w:cstheme="minorHAnsi"/>
                <w:bCs/>
              </w:rPr>
            </w:pPr>
            <w:r>
              <w:rPr>
                <w:rFonts w:cstheme="minorHAnsi"/>
                <w:bCs/>
              </w:rPr>
              <w:t>0x00-0xFF</w:t>
            </w:r>
          </w:p>
        </w:tc>
        <w:tc>
          <w:tcPr>
            <w:tcW w:w="3150" w:type="dxa"/>
            <w:vAlign w:val="center"/>
          </w:tcPr>
          <w:p w14:paraId="4B5D7BE0" w14:textId="021CA28D" w:rsidR="003B5819" w:rsidRDefault="003B5819">
            <w:pPr>
              <w:autoSpaceDE w:val="0"/>
              <w:autoSpaceDN w:val="0"/>
              <w:adjustRightInd w:val="0"/>
              <w:jc w:val="center"/>
              <w:rPr>
                <w:rFonts w:cstheme="minorHAnsi"/>
                <w:bCs/>
              </w:rPr>
            </w:pPr>
            <w:proofErr w:type="spellStart"/>
            <w:r>
              <w:rPr>
                <w:rFonts w:cstheme="minorHAnsi"/>
                <w:bCs/>
              </w:rPr>
              <w:t>MpFragmentSize</w:t>
            </w:r>
            <w:proofErr w:type="spellEnd"/>
            <w:r>
              <w:rPr>
                <w:rFonts w:cstheme="minorHAnsi"/>
                <w:bCs/>
              </w:rPr>
              <w:t xml:space="preserve"> (LSB)</w:t>
            </w:r>
          </w:p>
        </w:tc>
        <w:tc>
          <w:tcPr>
            <w:tcW w:w="3811" w:type="dxa"/>
            <w:vMerge w:val="restart"/>
            <w:vAlign w:val="center"/>
          </w:tcPr>
          <w:p w14:paraId="5C660B27" w14:textId="713AA98D" w:rsidR="003B5819" w:rsidRDefault="004A3C68" w:rsidP="004A3C68">
            <w:pPr>
              <w:autoSpaceDE w:val="0"/>
              <w:autoSpaceDN w:val="0"/>
              <w:adjustRightInd w:val="0"/>
              <w:jc w:val="center"/>
              <w:rPr>
                <w:rFonts w:cstheme="minorHAnsi"/>
                <w:bCs/>
              </w:rPr>
            </w:pPr>
            <w:r>
              <w:rPr>
                <w:rFonts w:cstheme="minorHAnsi"/>
                <w:bCs/>
              </w:rPr>
              <w:t>Number of bytes of data in this fragment</w:t>
            </w:r>
          </w:p>
        </w:tc>
      </w:tr>
      <w:tr w:rsidR="003B5819" w:rsidRPr="00A44545" w14:paraId="16042253" w14:textId="77777777" w:rsidTr="00F536B9">
        <w:trPr>
          <w:trHeight w:val="68"/>
        </w:trPr>
        <w:tc>
          <w:tcPr>
            <w:tcW w:w="1975" w:type="dxa"/>
            <w:vMerge/>
            <w:vAlign w:val="center"/>
          </w:tcPr>
          <w:p w14:paraId="35F3821D" w14:textId="77777777" w:rsidR="003B5819" w:rsidRDefault="003B5819">
            <w:pPr>
              <w:autoSpaceDE w:val="0"/>
              <w:autoSpaceDN w:val="0"/>
              <w:adjustRightInd w:val="0"/>
              <w:jc w:val="center"/>
              <w:rPr>
                <w:rFonts w:cstheme="minorHAnsi"/>
                <w:bCs/>
              </w:rPr>
            </w:pPr>
          </w:p>
        </w:tc>
        <w:tc>
          <w:tcPr>
            <w:tcW w:w="1350" w:type="dxa"/>
            <w:vAlign w:val="center"/>
          </w:tcPr>
          <w:p w14:paraId="59D357FE" w14:textId="565BD615" w:rsidR="003B5819" w:rsidRDefault="003B5819">
            <w:pPr>
              <w:autoSpaceDE w:val="0"/>
              <w:autoSpaceDN w:val="0"/>
              <w:adjustRightInd w:val="0"/>
              <w:jc w:val="center"/>
              <w:rPr>
                <w:rFonts w:cstheme="minorHAnsi"/>
                <w:bCs/>
              </w:rPr>
            </w:pPr>
            <w:r>
              <w:rPr>
                <w:rFonts w:cstheme="minorHAnsi"/>
                <w:bCs/>
              </w:rPr>
              <w:t>0x00-0xFF</w:t>
            </w:r>
          </w:p>
        </w:tc>
        <w:tc>
          <w:tcPr>
            <w:tcW w:w="3150" w:type="dxa"/>
            <w:vAlign w:val="center"/>
          </w:tcPr>
          <w:p w14:paraId="1BE393BA" w14:textId="11E0D97A" w:rsidR="003B5819" w:rsidRDefault="003B5819">
            <w:pPr>
              <w:autoSpaceDE w:val="0"/>
              <w:autoSpaceDN w:val="0"/>
              <w:adjustRightInd w:val="0"/>
              <w:jc w:val="center"/>
              <w:rPr>
                <w:rFonts w:cstheme="minorHAnsi"/>
                <w:bCs/>
              </w:rPr>
            </w:pPr>
            <w:proofErr w:type="spellStart"/>
            <w:r>
              <w:rPr>
                <w:rFonts w:cstheme="minorHAnsi"/>
                <w:bCs/>
              </w:rPr>
              <w:t>MpFragmentSize</w:t>
            </w:r>
            <w:proofErr w:type="spellEnd"/>
            <w:r>
              <w:rPr>
                <w:rFonts w:cstheme="minorHAnsi"/>
                <w:bCs/>
              </w:rPr>
              <w:t xml:space="preserve"> (MSB)</w:t>
            </w:r>
          </w:p>
        </w:tc>
        <w:tc>
          <w:tcPr>
            <w:tcW w:w="3811" w:type="dxa"/>
            <w:vMerge/>
            <w:vAlign w:val="center"/>
          </w:tcPr>
          <w:p w14:paraId="04A701FE" w14:textId="77777777" w:rsidR="003B5819" w:rsidRDefault="003B5819" w:rsidP="004A3C68">
            <w:pPr>
              <w:autoSpaceDE w:val="0"/>
              <w:autoSpaceDN w:val="0"/>
              <w:adjustRightInd w:val="0"/>
              <w:jc w:val="center"/>
              <w:rPr>
                <w:rFonts w:cstheme="minorHAnsi"/>
                <w:bCs/>
              </w:rPr>
            </w:pPr>
          </w:p>
        </w:tc>
      </w:tr>
      <w:tr w:rsidR="003B5819" w:rsidRPr="00A44545" w14:paraId="7F4CE4BB" w14:textId="77777777" w:rsidTr="00F536B9">
        <w:trPr>
          <w:trHeight w:val="273"/>
        </w:trPr>
        <w:tc>
          <w:tcPr>
            <w:tcW w:w="1975" w:type="dxa"/>
            <w:vAlign w:val="center"/>
          </w:tcPr>
          <w:p w14:paraId="4DB05112" w14:textId="550EFBBA" w:rsidR="003B5819" w:rsidRDefault="003B5819">
            <w:pPr>
              <w:autoSpaceDE w:val="0"/>
              <w:autoSpaceDN w:val="0"/>
              <w:adjustRightInd w:val="0"/>
              <w:jc w:val="center"/>
              <w:rPr>
                <w:rFonts w:cstheme="minorHAnsi"/>
                <w:bCs/>
              </w:rPr>
            </w:pPr>
            <w:r>
              <w:rPr>
                <w:rFonts w:cstheme="minorHAnsi"/>
                <w:bCs/>
              </w:rPr>
              <w:t>1 BYTE</w:t>
            </w:r>
          </w:p>
        </w:tc>
        <w:tc>
          <w:tcPr>
            <w:tcW w:w="1350" w:type="dxa"/>
            <w:vAlign w:val="center"/>
          </w:tcPr>
          <w:p w14:paraId="0022FACE" w14:textId="3EDEB26F" w:rsidR="003B5819" w:rsidRDefault="003B5819">
            <w:pPr>
              <w:autoSpaceDE w:val="0"/>
              <w:autoSpaceDN w:val="0"/>
              <w:adjustRightInd w:val="0"/>
              <w:jc w:val="center"/>
              <w:rPr>
                <w:rFonts w:cstheme="minorHAnsi"/>
                <w:bCs/>
              </w:rPr>
            </w:pPr>
            <w:r>
              <w:rPr>
                <w:rFonts w:cstheme="minorHAnsi"/>
                <w:bCs/>
              </w:rPr>
              <w:t>0x0</w:t>
            </w:r>
            <w:r w:rsidR="000401A3">
              <w:rPr>
                <w:rFonts w:cstheme="minorHAnsi"/>
                <w:bCs/>
              </w:rPr>
              <w:t>1</w:t>
            </w:r>
            <w:r>
              <w:rPr>
                <w:rFonts w:cstheme="minorHAnsi"/>
                <w:bCs/>
              </w:rPr>
              <w:t>-0x0</w:t>
            </w:r>
            <w:r w:rsidR="000401A3">
              <w:rPr>
                <w:rFonts w:cstheme="minorHAnsi"/>
                <w:bCs/>
              </w:rPr>
              <w:t>8</w:t>
            </w:r>
          </w:p>
        </w:tc>
        <w:tc>
          <w:tcPr>
            <w:tcW w:w="3150" w:type="dxa"/>
            <w:vAlign w:val="center"/>
          </w:tcPr>
          <w:p w14:paraId="58FC6D74" w14:textId="46316962" w:rsidR="003B5819" w:rsidRDefault="003B5819">
            <w:pPr>
              <w:autoSpaceDE w:val="0"/>
              <w:autoSpaceDN w:val="0"/>
              <w:adjustRightInd w:val="0"/>
              <w:jc w:val="center"/>
              <w:rPr>
                <w:rFonts w:cstheme="minorHAnsi"/>
                <w:bCs/>
              </w:rPr>
            </w:pPr>
            <w:r>
              <w:rPr>
                <w:rFonts w:cstheme="minorHAnsi"/>
                <w:bCs/>
              </w:rPr>
              <w:t>Trust Anchor ID</w:t>
            </w:r>
          </w:p>
        </w:tc>
        <w:tc>
          <w:tcPr>
            <w:tcW w:w="3811" w:type="dxa"/>
            <w:vAlign w:val="center"/>
          </w:tcPr>
          <w:p w14:paraId="66FFD2F5" w14:textId="0FD39C90" w:rsidR="003B5819" w:rsidRPr="00D078FC" w:rsidRDefault="004A3C68" w:rsidP="004A3C68">
            <w:pPr>
              <w:autoSpaceDE w:val="0"/>
              <w:autoSpaceDN w:val="0"/>
              <w:adjustRightInd w:val="0"/>
              <w:jc w:val="center"/>
              <w:rPr>
                <w:rFonts w:cstheme="minorHAnsi"/>
                <w:bCs/>
              </w:rPr>
            </w:pPr>
            <w:r>
              <w:rPr>
                <w:rFonts w:cstheme="minorHAnsi"/>
                <w:bCs/>
              </w:rPr>
              <w:t>Trust Anchor Identifier</w:t>
            </w:r>
          </w:p>
        </w:tc>
      </w:tr>
      <w:tr w:rsidR="00014477" w:rsidRPr="00A44545" w14:paraId="09B5DDBD" w14:textId="77777777" w:rsidTr="00F536B9">
        <w:trPr>
          <w:trHeight w:val="273"/>
        </w:trPr>
        <w:tc>
          <w:tcPr>
            <w:tcW w:w="1975" w:type="dxa"/>
            <w:vAlign w:val="center"/>
          </w:tcPr>
          <w:p w14:paraId="62BD2B95" w14:textId="7AEFBE74" w:rsidR="00014477" w:rsidRPr="00D078FC" w:rsidRDefault="003B5819">
            <w:pPr>
              <w:autoSpaceDE w:val="0"/>
              <w:autoSpaceDN w:val="0"/>
              <w:adjustRightInd w:val="0"/>
              <w:jc w:val="center"/>
              <w:rPr>
                <w:rFonts w:cstheme="minorHAnsi"/>
                <w:bCs/>
              </w:rPr>
            </w:pPr>
            <w:r>
              <w:rPr>
                <w:rFonts w:cstheme="minorHAnsi"/>
                <w:bCs/>
              </w:rPr>
              <w:t>DATA[]</w:t>
            </w:r>
          </w:p>
        </w:tc>
        <w:tc>
          <w:tcPr>
            <w:tcW w:w="1350" w:type="dxa"/>
            <w:vAlign w:val="center"/>
          </w:tcPr>
          <w:p w14:paraId="0E3DCD6C" w14:textId="351D1707" w:rsidR="00014477" w:rsidRPr="00D078FC" w:rsidRDefault="003B5819">
            <w:pPr>
              <w:autoSpaceDE w:val="0"/>
              <w:autoSpaceDN w:val="0"/>
              <w:adjustRightInd w:val="0"/>
              <w:jc w:val="center"/>
              <w:rPr>
                <w:rFonts w:cstheme="minorHAnsi"/>
                <w:bCs/>
              </w:rPr>
            </w:pPr>
            <w:r>
              <w:rPr>
                <w:rFonts w:cstheme="minorHAnsi"/>
                <w:bCs/>
              </w:rPr>
              <w:t>0x00-0xFF</w:t>
            </w:r>
          </w:p>
        </w:tc>
        <w:tc>
          <w:tcPr>
            <w:tcW w:w="3150" w:type="dxa"/>
            <w:vAlign w:val="center"/>
          </w:tcPr>
          <w:p w14:paraId="73FE56FD" w14:textId="1B330B0D" w:rsidR="00014477" w:rsidRPr="00D078FC" w:rsidRDefault="003B5819">
            <w:pPr>
              <w:autoSpaceDE w:val="0"/>
              <w:autoSpaceDN w:val="0"/>
              <w:adjustRightInd w:val="0"/>
              <w:jc w:val="center"/>
              <w:rPr>
                <w:rFonts w:cstheme="minorHAnsi"/>
                <w:bCs/>
              </w:rPr>
            </w:pPr>
            <w:r>
              <w:rPr>
                <w:rFonts w:cstheme="minorHAnsi"/>
                <w:bCs/>
              </w:rPr>
              <w:t>Trust Anchor Data</w:t>
            </w:r>
          </w:p>
        </w:tc>
        <w:tc>
          <w:tcPr>
            <w:tcW w:w="3811" w:type="dxa"/>
            <w:vAlign w:val="center"/>
          </w:tcPr>
          <w:p w14:paraId="7F5C0EEF" w14:textId="00779278" w:rsidR="00014477" w:rsidRPr="00D078FC" w:rsidRDefault="004A3C68" w:rsidP="004A3C68">
            <w:pPr>
              <w:autoSpaceDE w:val="0"/>
              <w:autoSpaceDN w:val="0"/>
              <w:adjustRightInd w:val="0"/>
              <w:jc w:val="center"/>
              <w:rPr>
                <w:rFonts w:cstheme="minorHAnsi"/>
                <w:bCs/>
              </w:rPr>
            </w:pPr>
            <w:r>
              <w:rPr>
                <w:rFonts w:cstheme="minorHAnsi"/>
                <w:bCs/>
              </w:rPr>
              <w:t>Trust Anchor</w:t>
            </w:r>
          </w:p>
        </w:tc>
      </w:tr>
    </w:tbl>
    <w:p w14:paraId="051EEA0B" w14:textId="77777777" w:rsidR="00014477" w:rsidRDefault="00014477" w:rsidP="007459ED">
      <w:pPr>
        <w:pStyle w:val="NoSpacing"/>
        <w:rPr>
          <w:b/>
        </w:rPr>
      </w:pPr>
    </w:p>
    <w:p w14:paraId="1B9D12B4" w14:textId="4CBFF87D" w:rsidR="00F536B9" w:rsidRPr="00F536B9" w:rsidRDefault="00F536B9" w:rsidP="00F536B9">
      <w:pPr>
        <w:pStyle w:val="NoSpacing"/>
        <w:rPr>
          <w:b/>
        </w:rPr>
      </w:pPr>
      <w:proofErr w:type="spellStart"/>
      <w:r>
        <w:rPr>
          <w:b/>
        </w:rPr>
        <w:t>osdp_PIV_VCITASTATUS</w:t>
      </w:r>
      <w:proofErr w:type="spellEnd"/>
      <w:r>
        <w:rPr>
          <w:b/>
        </w:rPr>
        <w:t xml:space="preserve"> </w:t>
      </w:r>
      <w:r>
        <w:rPr>
          <w:rFonts w:cstheme="minorHAnsi"/>
          <w:b/>
        </w:rPr>
        <w:t>– Request Current VCI status</w:t>
      </w:r>
    </w:p>
    <w:p w14:paraId="73E34BB2" w14:textId="6B483902" w:rsidR="00F536B9" w:rsidRPr="00F06BC4" w:rsidRDefault="00F536B9" w:rsidP="00F536B9">
      <w:pPr>
        <w:ind w:firstLine="720"/>
        <w:rPr>
          <w:rFonts w:cstheme="minorHAnsi"/>
        </w:rPr>
      </w:pPr>
      <w:r w:rsidRPr="00F06BC4">
        <w:rPr>
          <w:rFonts w:cstheme="minorHAnsi"/>
        </w:rPr>
        <w:t xml:space="preserve">This command instructs the PD to return information related to the currently </w:t>
      </w:r>
      <w:r>
        <w:rPr>
          <w:rFonts w:cstheme="minorHAnsi"/>
        </w:rPr>
        <w:t>loaded VCI Trust Anchors</w:t>
      </w:r>
    </w:p>
    <w:tbl>
      <w:tblPr>
        <w:tblStyle w:val="TableGrid"/>
        <w:tblW w:w="10167" w:type="dxa"/>
        <w:tblLook w:val="04A0" w:firstRow="1" w:lastRow="0" w:firstColumn="1" w:lastColumn="0" w:noHBand="0" w:noVBand="1"/>
      </w:tblPr>
      <w:tblGrid>
        <w:gridCol w:w="1859"/>
        <w:gridCol w:w="1422"/>
        <w:gridCol w:w="2380"/>
        <w:gridCol w:w="4506"/>
      </w:tblGrid>
      <w:tr w:rsidR="00F536B9" w:rsidRPr="00F06BC4" w14:paraId="744F25A6" w14:textId="77777777" w:rsidTr="00F536B9">
        <w:trPr>
          <w:trHeight w:val="559"/>
        </w:trPr>
        <w:tc>
          <w:tcPr>
            <w:tcW w:w="1859" w:type="dxa"/>
          </w:tcPr>
          <w:p w14:paraId="71DBDBDE" w14:textId="77777777" w:rsidR="00F536B9" w:rsidRPr="00F06BC4" w:rsidRDefault="00F536B9">
            <w:pPr>
              <w:autoSpaceDE w:val="0"/>
              <w:autoSpaceDN w:val="0"/>
              <w:adjustRightInd w:val="0"/>
              <w:jc w:val="center"/>
              <w:rPr>
                <w:rFonts w:cstheme="minorHAnsi"/>
                <w:b/>
                <w:bCs/>
              </w:rPr>
            </w:pPr>
            <w:r w:rsidRPr="00F06BC4">
              <w:rPr>
                <w:rFonts w:cstheme="minorHAnsi"/>
                <w:b/>
                <w:bCs/>
              </w:rPr>
              <w:t>Packet format field</w:t>
            </w:r>
          </w:p>
        </w:tc>
        <w:tc>
          <w:tcPr>
            <w:tcW w:w="1422" w:type="dxa"/>
            <w:vAlign w:val="center"/>
          </w:tcPr>
          <w:p w14:paraId="1A8EC0F9" w14:textId="77777777" w:rsidR="00F536B9" w:rsidRPr="00F06BC4" w:rsidRDefault="00F536B9">
            <w:pPr>
              <w:autoSpaceDE w:val="0"/>
              <w:autoSpaceDN w:val="0"/>
              <w:adjustRightInd w:val="0"/>
              <w:jc w:val="center"/>
              <w:rPr>
                <w:rFonts w:cstheme="minorHAnsi"/>
                <w:b/>
                <w:bCs/>
              </w:rPr>
            </w:pPr>
            <w:r w:rsidRPr="00F06BC4">
              <w:rPr>
                <w:rFonts w:cstheme="minorHAnsi"/>
                <w:b/>
                <w:bCs/>
              </w:rPr>
              <w:t>Code</w:t>
            </w:r>
          </w:p>
        </w:tc>
        <w:tc>
          <w:tcPr>
            <w:tcW w:w="2380" w:type="dxa"/>
            <w:vAlign w:val="center"/>
          </w:tcPr>
          <w:p w14:paraId="718DC488" w14:textId="77777777" w:rsidR="00F536B9" w:rsidRPr="00F06BC4" w:rsidRDefault="00F536B9">
            <w:pPr>
              <w:autoSpaceDE w:val="0"/>
              <w:autoSpaceDN w:val="0"/>
              <w:adjustRightInd w:val="0"/>
              <w:jc w:val="center"/>
              <w:rPr>
                <w:rFonts w:cstheme="minorHAnsi"/>
                <w:b/>
                <w:bCs/>
              </w:rPr>
            </w:pPr>
            <w:r w:rsidRPr="00F06BC4">
              <w:rPr>
                <w:rFonts w:cstheme="minorHAnsi"/>
                <w:b/>
                <w:bCs/>
              </w:rPr>
              <w:t>Name</w:t>
            </w:r>
          </w:p>
        </w:tc>
        <w:tc>
          <w:tcPr>
            <w:tcW w:w="4506" w:type="dxa"/>
            <w:vAlign w:val="center"/>
          </w:tcPr>
          <w:p w14:paraId="66B97876" w14:textId="77777777" w:rsidR="00F536B9" w:rsidRPr="00F06BC4" w:rsidRDefault="00F536B9">
            <w:pPr>
              <w:autoSpaceDE w:val="0"/>
              <w:autoSpaceDN w:val="0"/>
              <w:adjustRightInd w:val="0"/>
              <w:jc w:val="center"/>
              <w:rPr>
                <w:rFonts w:cstheme="minorHAnsi"/>
                <w:b/>
                <w:bCs/>
              </w:rPr>
            </w:pPr>
            <w:r w:rsidRPr="00F06BC4">
              <w:rPr>
                <w:rFonts w:cstheme="minorHAnsi"/>
                <w:b/>
                <w:bCs/>
              </w:rPr>
              <w:t>Meaning</w:t>
            </w:r>
          </w:p>
        </w:tc>
      </w:tr>
      <w:tr w:rsidR="00F536B9" w:rsidRPr="00F06BC4" w14:paraId="01056866" w14:textId="77777777" w:rsidTr="00F536B9">
        <w:trPr>
          <w:trHeight w:val="274"/>
        </w:trPr>
        <w:tc>
          <w:tcPr>
            <w:tcW w:w="1859" w:type="dxa"/>
          </w:tcPr>
          <w:p w14:paraId="1B6448E5" w14:textId="77777777" w:rsidR="00F536B9" w:rsidRPr="00F06BC4" w:rsidRDefault="00F536B9">
            <w:pPr>
              <w:autoSpaceDE w:val="0"/>
              <w:autoSpaceDN w:val="0"/>
              <w:adjustRightInd w:val="0"/>
              <w:rPr>
                <w:rFonts w:cstheme="minorHAnsi"/>
                <w:bCs/>
              </w:rPr>
            </w:pPr>
            <w:r w:rsidRPr="00F06BC4">
              <w:rPr>
                <w:rFonts w:cstheme="minorHAnsi"/>
                <w:bCs/>
              </w:rPr>
              <w:t>CMND</w:t>
            </w:r>
          </w:p>
        </w:tc>
        <w:tc>
          <w:tcPr>
            <w:tcW w:w="1422" w:type="dxa"/>
          </w:tcPr>
          <w:p w14:paraId="714D28C5" w14:textId="42FD672C" w:rsidR="00380693" w:rsidRPr="00F06BC4" w:rsidRDefault="00F536B9">
            <w:pPr>
              <w:autoSpaceDE w:val="0"/>
              <w:autoSpaceDN w:val="0"/>
              <w:adjustRightInd w:val="0"/>
              <w:rPr>
                <w:rFonts w:cstheme="minorHAnsi"/>
                <w:bCs/>
              </w:rPr>
            </w:pPr>
            <w:r w:rsidRPr="00F06BC4">
              <w:rPr>
                <w:rFonts w:cstheme="minorHAnsi"/>
                <w:bCs/>
              </w:rPr>
              <w:t>0x</w:t>
            </w:r>
            <w:r w:rsidR="00380693">
              <w:rPr>
                <w:rFonts w:cstheme="minorHAnsi"/>
                <w:bCs/>
              </w:rPr>
              <w:t>78</w:t>
            </w:r>
          </w:p>
        </w:tc>
        <w:tc>
          <w:tcPr>
            <w:tcW w:w="2380" w:type="dxa"/>
            <w:vAlign w:val="center"/>
          </w:tcPr>
          <w:p w14:paraId="3821F485" w14:textId="249F5CB4" w:rsidR="00F536B9" w:rsidRPr="00F06BC4" w:rsidRDefault="00F536B9">
            <w:pPr>
              <w:autoSpaceDE w:val="0"/>
              <w:autoSpaceDN w:val="0"/>
              <w:adjustRightInd w:val="0"/>
              <w:rPr>
                <w:rFonts w:cstheme="minorHAnsi"/>
                <w:bCs/>
              </w:rPr>
            </w:pPr>
            <w:proofErr w:type="spellStart"/>
            <w:r w:rsidRPr="00F536B9">
              <w:rPr>
                <w:rFonts w:cstheme="minorHAnsi"/>
                <w:bCs/>
              </w:rPr>
              <w:t>osdp_PIV_VCITASTATUS</w:t>
            </w:r>
            <w:proofErr w:type="spellEnd"/>
          </w:p>
        </w:tc>
        <w:tc>
          <w:tcPr>
            <w:tcW w:w="4506" w:type="dxa"/>
          </w:tcPr>
          <w:p w14:paraId="09AE5BD3" w14:textId="77777777" w:rsidR="00F536B9" w:rsidRPr="00F06BC4" w:rsidRDefault="00F536B9">
            <w:pPr>
              <w:autoSpaceDE w:val="0"/>
              <w:autoSpaceDN w:val="0"/>
              <w:adjustRightInd w:val="0"/>
              <w:jc w:val="center"/>
              <w:rPr>
                <w:rFonts w:cstheme="minorHAnsi"/>
                <w:bCs/>
              </w:rPr>
            </w:pPr>
          </w:p>
        </w:tc>
      </w:tr>
    </w:tbl>
    <w:p w14:paraId="470FFA0A" w14:textId="77777777" w:rsidR="00F536B9" w:rsidRDefault="00F536B9" w:rsidP="00F536B9">
      <w:pPr>
        <w:pStyle w:val="NoSpacing"/>
      </w:pPr>
    </w:p>
    <w:p w14:paraId="4AF81D16" w14:textId="77777777" w:rsidR="00F536B9" w:rsidRDefault="00F536B9" w:rsidP="00F536B9">
      <w:pPr>
        <w:rPr>
          <w:rFonts w:cstheme="minorHAnsi"/>
          <w:b/>
          <w:bCs/>
        </w:rPr>
      </w:pPr>
      <w:r>
        <w:rPr>
          <w:rFonts w:cstheme="minorHAnsi"/>
          <w:b/>
          <w:bCs/>
        </w:rPr>
        <w:br w:type="page"/>
      </w:r>
    </w:p>
    <w:p w14:paraId="00DF8FD2" w14:textId="77777777" w:rsidR="00F536B9" w:rsidRDefault="00F536B9" w:rsidP="007459ED">
      <w:pPr>
        <w:pStyle w:val="NoSpacing"/>
        <w:rPr>
          <w:b/>
        </w:rPr>
      </w:pPr>
    </w:p>
    <w:p w14:paraId="78B3AA9B" w14:textId="382FF9EA" w:rsidR="00F536B9" w:rsidRDefault="00F536B9" w:rsidP="007459ED">
      <w:pPr>
        <w:pStyle w:val="NoSpacing"/>
        <w:rPr>
          <w:b/>
        </w:rPr>
      </w:pPr>
      <w:proofErr w:type="spellStart"/>
      <w:r>
        <w:rPr>
          <w:b/>
        </w:rPr>
        <w:t>osdp_PIV_VCITASTATUSR</w:t>
      </w:r>
      <w:proofErr w:type="spellEnd"/>
    </w:p>
    <w:tbl>
      <w:tblPr>
        <w:tblStyle w:val="TableGrid"/>
        <w:tblW w:w="10286" w:type="dxa"/>
        <w:tblLook w:val="04A0" w:firstRow="1" w:lastRow="0" w:firstColumn="1" w:lastColumn="0" w:noHBand="0" w:noVBand="1"/>
      </w:tblPr>
      <w:tblGrid>
        <w:gridCol w:w="1525"/>
        <w:gridCol w:w="1350"/>
        <w:gridCol w:w="2700"/>
        <w:gridCol w:w="4711"/>
      </w:tblGrid>
      <w:tr w:rsidR="00F536B9" w:rsidRPr="00A44545" w14:paraId="31969863" w14:textId="77777777" w:rsidTr="00F536B9">
        <w:trPr>
          <w:trHeight w:val="559"/>
        </w:trPr>
        <w:tc>
          <w:tcPr>
            <w:tcW w:w="1525" w:type="dxa"/>
          </w:tcPr>
          <w:p w14:paraId="78064095" w14:textId="77777777" w:rsidR="00F536B9" w:rsidRPr="00D078FC" w:rsidRDefault="00F536B9">
            <w:pPr>
              <w:autoSpaceDE w:val="0"/>
              <w:autoSpaceDN w:val="0"/>
              <w:adjustRightInd w:val="0"/>
              <w:rPr>
                <w:rFonts w:cstheme="minorHAnsi"/>
                <w:b/>
                <w:bCs/>
              </w:rPr>
            </w:pPr>
            <w:r w:rsidRPr="00D078FC">
              <w:rPr>
                <w:rFonts w:cstheme="minorHAnsi"/>
                <w:b/>
                <w:bCs/>
              </w:rPr>
              <w:t>Packet format field</w:t>
            </w:r>
          </w:p>
        </w:tc>
        <w:tc>
          <w:tcPr>
            <w:tcW w:w="1350" w:type="dxa"/>
            <w:vAlign w:val="center"/>
          </w:tcPr>
          <w:p w14:paraId="22E88A71" w14:textId="77777777" w:rsidR="00F536B9" w:rsidRPr="00D078FC" w:rsidRDefault="00F536B9">
            <w:pPr>
              <w:autoSpaceDE w:val="0"/>
              <w:autoSpaceDN w:val="0"/>
              <w:adjustRightInd w:val="0"/>
              <w:jc w:val="center"/>
              <w:rPr>
                <w:rFonts w:cstheme="minorHAnsi"/>
                <w:b/>
                <w:bCs/>
              </w:rPr>
            </w:pPr>
            <w:r w:rsidRPr="00D078FC">
              <w:rPr>
                <w:rFonts w:cstheme="minorHAnsi"/>
                <w:b/>
                <w:bCs/>
              </w:rPr>
              <w:t>Code</w:t>
            </w:r>
          </w:p>
        </w:tc>
        <w:tc>
          <w:tcPr>
            <w:tcW w:w="2700" w:type="dxa"/>
            <w:vAlign w:val="center"/>
          </w:tcPr>
          <w:p w14:paraId="4E13E3B2" w14:textId="77777777" w:rsidR="00F536B9" w:rsidRPr="00D078FC" w:rsidRDefault="00F536B9">
            <w:pPr>
              <w:autoSpaceDE w:val="0"/>
              <w:autoSpaceDN w:val="0"/>
              <w:adjustRightInd w:val="0"/>
              <w:jc w:val="center"/>
              <w:rPr>
                <w:rFonts w:cstheme="minorHAnsi"/>
                <w:b/>
                <w:bCs/>
              </w:rPr>
            </w:pPr>
            <w:r w:rsidRPr="00D078FC">
              <w:rPr>
                <w:rFonts w:cstheme="minorHAnsi"/>
                <w:b/>
                <w:bCs/>
              </w:rPr>
              <w:t>Name</w:t>
            </w:r>
          </w:p>
        </w:tc>
        <w:tc>
          <w:tcPr>
            <w:tcW w:w="4711" w:type="dxa"/>
            <w:vAlign w:val="center"/>
          </w:tcPr>
          <w:p w14:paraId="6C130AEA" w14:textId="77777777" w:rsidR="00F536B9" w:rsidRPr="00D078FC" w:rsidRDefault="00F536B9">
            <w:pPr>
              <w:autoSpaceDE w:val="0"/>
              <w:autoSpaceDN w:val="0"/>
              <w:adjustRightInd w:val="0"/>
              <w:jc w:val="center"/>
              <w:rPr>
                <w:rFonts w:cstheme="minorHAnsi"/>
                <w:b/>
                <w:bCs/>
              </w:rPr>
            </w:pPr>
            <w:r w:rsidRPr="00D078FC">
              <w:rPr>
                <w:rFonts w:cstheme="minorHAnsi"/>
                <w:b/>
                <w:bCs/>
              </w:rPr>
              <w:t>Meaning</w:t>
            </w:r>
          </w:p>
        </w:tc>
      </w:tr>
      <w:tr w:rsidR="00F536B9" w:rsidRPr="00A44545" w14:paraId="3DCECCDC" w14:textId="77777777" w:rsidTr="00F536B9">
        <w:trPr>
          <w:trHeight w:val="273"/>
        </w:trPr>
        <w:tc>
          <w:tcPr>
            <w:tcW w:w="1525" w:type="dxa"/>
          </w:tcPr>
          <w:p w14:paraId="7960DEA9" w14:textId="77777777" w:rsidR="00F536B9" w:rsidRPr="00D078FC" w:rsidRDefault="00F536B9">
            <w:pPr>
              <w:autoSpaceDE w:val="0"/>
              <w:autoSpaceDN w:val="0"/>
              <w:adjustRightInd w:val="0"/>
              <w:jc w:val="center"/>
              <w:rPr>
                <w:rFonts w:cstheme="minorHAnsi"/>
                <w:bCs/>
              </w:rPr>
            </w:pPr>
            <w:r w:rsidRPr="00D078FC">
              <w:rPr>
                <w:rFonts w:cstheme="minorHAnsi"/>
                <w:bCs/>
              </w:rPr>
              <w:t>CMND</w:t>
            </w:r>
          </w:p>
        </w:tc>
        <w:tc>
          <w:tcPr>
            <w:tcW w:w="1350" w:type="dxa"/>
            <w:vAlign w:val="center"/>
          </w:tcPr>
          <w:p w14:paraId="144AEB4A" w14:textId="558A8462" w:rsidR="00F536B9" w:rsidRPr="00D078FC" w:rsidRDefault="00F536B9">
            <w:pPr>
              <w:autoSpaceDE w:val="0"/>
              <w:autoSpaceDN w:val="0"/>
              <w:adjustRightInd w:val="0"/>
              <w:jc w:val="center"/>
              <w:rPr>
                <w:rFonts w:cstheme="minorHAnsi"/>
                <w:bCs/>
              </w:rPr>
            </w:pPr>
            <w:r w:rsidRPr="00D078FC">
              <w:rPr>
                <w:rFonts w:cstheme="minorHAnsi"/>
                <w:bCs/>
              </w:rPr>
              <w:t>0xA</w:t>
            </w:r>
            <w:r>
              <w:rPr>
                <w:rFonts w:cstheme="minorHAnsi"/>
                <w:bCs/>
              </w:rPr>
              <w:t>D</w:t>
            </w:r>
          </w:p>
        </w:tc>
        <w:tc>
          <w:tcPr>
            <w:tcW w:w="2700" w:type="dxa"/>
            <w:vAlign w:val="center"/>
          </w:tcPr>
          <w:p w14:paraId="19312CF5" w14:textId="2B80AB76" w:rsidR="00F536B9" w:rsidRPr="00D078FC" w:rsidRDefault="00F536B9">
            <w:pPr>
              <w:autoSpaceDE w:val="0"/>
              <w:autoSpaceDN w:val="0"/>
              <w:adjustRightInd w:val="0"/>
              <w:jc w:val="center"/>
              <w:rPr>
                <w:rFonts w:cstheme="minorHAnsi"/>
                <w:bCs/>
              </w:rPr>
            </w:pPr>
            <w:proofErr w:type="spellStart"/>
            <w:r w:rsidRPr="00F536B9">
              <w:rPr>
                <w:rFonts w:cstheme="minorHAnsi"/>
                <w:bCs/>
              </w:rPr>
              <w:t>osdp_PIV_VCITASTATUS</w:t>
            </w:r>
            <w:r>
              <w:rPr>
                <w:rFonts w:cstheme="minorHAnsi"/>
                <w:bCs/>
              </w:rPr>
              <w:t>R</w:t>
            </w:r>
            <w:proofErr w:type="spellEnd"/>
          </w:p>
        </w:tc>
        <w:tc>
          <w:tcPr>
            <w:tcW w:w="4711" w:type="dxa"/>
            <w:vAlign w:val="center"/>
          </w:tcPr>
          <w:p w14:paraId="0E9679E4" w14:textId="77777777" w:rsidR="00F536B9" w:rsidRPr="00D078FC" w:rsidRDefault="00F536B9">
            <w:pPr>
              <w:autoSpaceDE w:val="0"/>
              <w:autoSpaceDN w:val="0"/>
              <w:adjustRightInd w:val="0"/>
              <w:jc w:val="center"/>
              <w:rPr>
                <w:rFonts w:cstheme="minorHAnsi"/>
                <w:bCs/>
              </w:rPr>
            </w:pPr>
          </w:p>
        </w:tc>
      </w:tr>
      <w:tr w:rsidR="00F536B9" w:rsidRPr="00A44545" w14:paraId="13AC6244" w14:textId="77777777" w:rsidTr="00F536B9">
        <w:trPr>
          <w:trHeight w:val="132"/>
        </w:trPr>
        <w:tc>
          <w:tcPr>
            <w:tcW w:w="1525" w:type="dxa"/>
            <w:vMerge w:val="restart"/>
            <w:vAlign w:val="center"/>
          </w:tcPr>
          <w:p w14:paraId="4195F421" w14:textId="606DE18E" w:rsidR="00F536B9" w:rsidRPr="00D078FC" w:rsidRDefault="00F536B9">
            <w:pPr>
              <w:autoSpaceDE w:val="0"/>
              <w:autoSpaceDN w:val="0"/>
              <w:adjustRightInd w:val="0"/>
              <w:jc w:val="center"/>
              <w:rPr>
                <w:rFonts w:cstheme="minorHAnsi"/>
                <w:bCs/>
              </w:rPr>
            </w:pPr>
            <w:r>
              <w:t>2 BYTES</w:t>
            </w:r>
          </w:p>
        </w:tc>
        <w:tc>
          <w:tcPr>
            <w:tcW w:w="1350" w:type="dxa"/>
            <w:vAlign w:val="center"/>
          </w:tcPr>
          <w:p w14:paraId="30C37885" w14:textId="77777777" w:rsidR="00F536B9" w:rsidRDefault="00F536B9">
            <w:pPr>
              <w:autoSpaceDE w:val="0"/>
              <w:autoSpaceDN w:val="0"/>
              <w:adjustRightInd w:val="0"/>
              <w:jc w:val="center"/>
              <w:rPr>
                <w:rFonts w:cstheme="minorHAnsi"/>
                <w:bCs/>
              </w:rPr>
            </w:pPr>
            <w:r>
              <w:rPr>
                <w:rFonts w:cstheme="minorHAnsi"/>
                <w:bCs/>
              </w:rPr>
              <w:t>0x00-0xFF</w:t>
            </w:r>
          </w:p>
        </w:tc>
        <w:tc>
          <w:tcPr>
            <w:tcW w:w="2700" w:type="dxa"/>
            <w:vAlign w:val="center"/>
          </w:tcPr>
          <w:p w14:paraId="55F35AAF" w14:textId="77777777" w:rsidR="00F536B9" w:rsidRDefault="00F536B9">
            <w:pPr>
              <w:autoSpaceDE w:val="0"/>
              <w:autoSpaceDN w:val="0"/>
              <w:adjustRightInd w:val="0"/>
              <w:jc w:val="center"/>
              <w:rPr>
                <w:rFonts w:cstheme="minorHAnsi"/>
                <w:bCs/>
              </w:rPr>
            </w:pPr>
            <w:proofErr w:type="spellStart"/>
            <w:r>
              <w:rPr>
                <w:rFonts w:cstheme="minorHAnsi"/>
                <w:bCs/>
              </w:rPr>
              <w:t>MpSizeTotal</w:t>
            </w:r>
            <w:proofErr w:type="spellEnd"/>
            <w:r>
              <w:rPr>
                <w:rFonts w:cstheme="minorHAnsi"/>
                <w:bCs/>
              </w:rPr>
              <w:t xml:space="preserve"> (LSB)</w:t>
            </w:r>
          </w:p>
        </w:tc>
        <w:tc>
          <w:tcPr>
            <w:tcW w:w="4711" w:type="dxa"/>
            <w:vMerge w:val="restart"/>
            <w:vAlign w:val="center"/>
          </w:tcPr>
          <w:p w14:paraId="73EAD9A4" w14:textId="77777777" w:rsidR="00F536B9" w:rsidRPr="00D078FC" w:rsidRDefault="00F536B9">
            <w:pPr>
              <w:autoSpaceDE w:val="0"/>
              <w:autoSpaceDN w:val="0"/>
              <w:adjustRightInd w:val="0"/>
              <w:jc w:val="center"/>
              <w:rPr>
                <w:rFonts w:cstheme="minorHAnsi"/>
                <w:bCs/>
              </w:rPr>
            </w:pPr>
            <w:r>
              <w:rPr>
                <w:rFonts w:cstheme="minorHAnsi"/>
                <w:bCs/>
              </w:rPr>
              <w:t>Total size of the trust anchor</w:t>
            </w:r>
          </w:p>
        </w:tc>
      </w:tr>
      <w:tr w:rsidR="00F536B9" w:rsidRPr="00A44545" w14:paraId="161B194E" w14:textId="77777777" w:rsidTr="00F536B9">
        <w:trPr>
          <w:trHeight w:val="131"/>
        </w:trPr>
        <w:tc>
          <w:tcPr>
            <w:tcW w:w="1525" w:type="dxa"/>
            <w:vMerge/>
            <w:vAlign w:val="center"/>
          </w:tcPr>
          <w:p w14:paraId="57427D94" w14:textId="77777777" w:rsidR="00F536B9" w:rsidRDefault="00F536B9">
            <w:pPr>
              <w:autoSpaceDE w:val="0"/>
              <w:autoSpaceDN w:val="0"/>
              <w:adjustRightInd w:val="0"/>
              <w:jc w:val="center"/>
              <w:rPr>
                <w:rFonts w:cstheme="minorHAnsi"/>
                <w:bCs/>
              </w:rPr>
            </w:pPr>
          </w:p>
        </w:tc>
        <w:tc>
          <w:tcPr>
            <w:tcW w:w="1350" w:type="dxa"/>
            <w:vAlign w:val="center"/>
          </w:tcPr>
          <w:p w14:paraId="2CD87D6B" w14:textId="77777777" w:rsidR="00F536B9" w:rsidRDefault="00F536B9">
            <w:pPr>
              <w:autoSpaceDE w:val="0"/>
              <w:autoSpaceDN w:val="0"/>
              <w:adjustRightInd w:val="0"/>
              <w:jc w:val="center"/>
              <w:rPr>
                <w:rFonts w:cstheme="minorHAnsi"/>
                <w:bCs/>
              </w:rPr>
            </w:pPr>
            <w:r>
              <w:rPr>
                <w:rFonts w:cstheme="minorHAnsi"/>
                <w:bCs/>
              </w:rPr>
              <w:t>0x00-0xFF</w:t>
            </w:r>
          </w:p>
        </w:tc>
        <w:tc>
          <w:tcPr>
            <w:tcW w:w="2700" w:type="dxa"/>
            <w:vAlign w:val="center"/>
          </w:tcPr>
          <w:p w14:paraId="085045DF" w14:textId="77777777" w:rsidR="00F536B9" w:rsidRDefault="00F536B9">
            <w:pPr>
              <w:autoSpaceDE w:val="0"/>
              <w:autoSpaceDN w:val="0"/>
              <w:adjustRightInd w:val="0"/>
              <w:jc w:val="center"/>
              <w:rPr>
                <w:rFonts w:cstheme="minorHAnsi"/>
                <w:bCs/>
              </w:rPr>
            </w:pPr>
            <w:proofErr w:type="spellStart"/>
            <w:r>
              <w:rPr>
                <w:rFonts w:cstheme="minorHAnsi"/>
                <w:bCs/>
              </w:rPr>
              <w:t>MpSizeTotal</w:t>
            </w:r>
            <w:proofErr w:type="spellEnd"/>
            <w:r>
              <w:rPr>
                <w:rFonts w:cstheme="minorHAnsi"/>
                <w:bCs/>
              </w:rPr>
              <w:t xml:space="preserve"> (MSB)</w:t>
            </w:r>
          </w:p>
        </w:tc>
        <w:tc>
          <w:tcPr>
            <w:tcW w:w="4711" w:type="dxa"/>
            <w:vMerge/>
            <w:vAlign w:val="center"/>
          </w:tcPr>
          <w:p w14:paraId="0A9520E1" w14:textId="77777777" w:rsidR="00F536B9" w:rsidRDefault="00F536B9">
            <w:pPr>
              <w:autoSpaceDE w:val="0"/>
              <w:autoSpaceDN w:val="0"/>
              <w:adjustRightInd w:val="0"/>
              <w:jc w:val="center"/>
              <w:rPr>
                <w:rFonts w:cstheme="minorHAnsi"/>
                <w:bCs/>
              </w:rPr>
            </w:pPr>
          </w:p>
        </w:tc>
      </w:tr>
      <w:tr w:rsidR="00F536B9" w:rsidRPr="00A44545" w14:paraId="721CDD55" w14:textId="77777777" w:rsidTr="00F536B9">
        <w:trPr>
          <w:trHeight w:val="132"/>
        </w:trPr>
        <w:tc>
          <w:tcPr>
            <w:tcW w:w="1525" w:type="dxa"/>
            <w:vMerge w:val="restart"/>
            <w:vAlign w:val="center"/>
          </w:tcPr>
          <w:p w14:paraId="28A67657" w14:textId="77777777" w:rsidR="00F536B9" w:rsidRPr="00D078FC" w:rsidRDefault="00F536B9">
            <w:pPr>
              <w:autoSpaceDE w:val="0"/>
              <w:autoSpaceDN w:val="0"/>
              <w:adjustRightInd w:val="0"/>
              <w:jc w:val="center"/>
              <w:rPr>
                <w:rFonts w:cstheme="minorHAnsi"/>
                <w:bCs/>
              </w:rPr>
            </w:pPr>
            <w:r>
              <w:rPr>
                <w:rFonts w:cstheme="minorHAnsi"/>
                <w:bCs/>
              </w:rPr>
              <w:t>2 BYTES</w:t>
            </w:r>
          </w:p>
        </w:tc>
        <w:tc>
          <w:tcPr>
            <w:tcW w:w="1350" w:type="dxa"/>
            <w:vAlign w:val="center"/>
          </w:tcPr>
          <w:p w14:paraId="1516B981" w14:textId="77777777" w:rsidR="00F536B9" w:rsidRPr="00D078FC" w:rsidRDefault="00F536B9">
            <w:pPr>
              <w:autoSpaceDE w:val="0"/>
              <w:autoSpaceDN w:val="0"/>
              <w:adjustRightInd w:val="0"/>
              <w:jc w:val="center"/>
              <w:rPr>
                <w:rFonts w:cstheme="minorHAnsi"/>
                <w:bCs/>
              </w:rPr>
            </w:pPr>
            <w:r>
              <w:rPr>
                <w:rFonts w:cstheme="minorHAnsi"/>
                <w:bCs/>
              </w:rPr>
              <w:t>0x00-0xFF</w:t>
            </w:r>
          </w:p>
        </w:tc>
        <w:tc>
          <w:tcPr>
            <w:tcW w:w="2700" w:type="dxa"/>
            <w:vAlign w:val="center"/>
          </w:tcPr>
          <w:p w14:paraId="23D751CC" w14:textId="77777777" w:rsidR="00F536B9" w:rsidRPr="00D078FC" w:rsidRDefault="00F536B9">
            <w:pPr>
              <w:autoSpaceDE w:val="0"/>
              <w:autoSpaceDN w:val="0"/>
              <w:adjustRightInd w:val="0"/>
              <w:jc w:val="center"/>
              <w:rPr>
                <w:rFonts w:cstheme="minorHAnsi"/>
                <w:bCs/>
              </w:rPr>
            </w:pPr>
            <w:proofErr w:type="spellStart"/>
            <w:r>
              <w:rPr>
                <w:rFonts w:cstheme="minorHAnsi"/>
                <w:bCs/>
              </w:rPr>
              <w:t>MpOffset</w:t>
            </w:r>
            <w:proofErr w:type="spellEnd"/>
            <w:r>
              <w:rPr>
                <w:rFonts w:cstheme="minorHAnsi"/>
                <w:bCs/>
              </w:rPr>
              <w:t xml:space="preserve"> (LSB)</w:t>
            </w:r>
          </w:p>
        </w:tc>
        <w:tc>
          <w:tcPr>
            <w:tcW w:w="4711" w:type="dxa"/>
            <w:vMerge w:val="restart"/>
            <w:vAlign w:val="center"/>
          </w:tcPr>
          <w:p w14:paraId="1669C0F9" w14:textId="77777777" w:rsidR="00F536B9" w:rsidRPr="00D078FC" w:rsidRDefault="00F536B9">
            <w:pPr>
              <w:autoSpaceDE w:val="0"/>
              <w:autoSpaceDN w:val="0"/>
              <w:adjustRightInd w:val="0"/>
              <w:jc w:val="center"/>
              <w:rPr>
                <w:rFonts w:cstheme="minorHAnsi"/>
                <w:bCs/>
              </w:rPr>
            </w:pPr>
            <w:r>
              <w:rPr>
                <w:rFonts w:cstheme="minorHAnsi"/>
                <w:bCs/>
              </w:rPr>
              <w:t>Byte offset of the fragment in this trust anchor</w:t>
            </w:r>
          </w:p>
        </w:tc>
      </w:tr>
      <w:tr w:rsidR="00F536B9" w:rsidRPr="00A44545" w14:paraId="6009C6C0" w14:textId="77777777" w:rsidTr="00F536B9">
        <w:trPr>
          <w:trHeight w:val="131"/>
        </w:trPr>
        <w:tc>
          <w:tcPr>
            <w:tcW w:w="1525" w:type="dxa"/>
            <w:vMerge/>
            <w:vAlign w:val="center"/>
          </w:tcPr>
          <w:p w14:paraId="5863EDA7" w14:textId="77777777" w:rsidR="00F536B9" w:rsidRDefault="00F536B9">
            <w:pPr>
              <w:autoSpaceDE w:val="0"/>
              <w:autoSpaceDN w:val="0"/>
              <w:adjustRightInd w:val="0"/>
              <w:jc w:val="center"/>
              <w:rPr>
                <w:rFonts w:cstheme="minorHAnsi"/>
                <w:bCs/>
              </w:rPr>
            </w:pPr>
          </w:p>
        </w:tc>
        <w:tc>
          <w:tcPr>
            <w:tcW w:w="1350" w:type="dxa"/>
            <w:vAlign w:val="center"/>
          </w:tcPr>
          <w:p w14:paraId="0CA10F8A" w14:textId="77777777" w:rsidR="00F536B9" w:rsidRDefault="00F536B9">
            <w:pPr>
              <w:autoSpaceDE w:val="0"/>
              <w:autoSpaceDN w:val="0"/>
              <w:adjustRightInd w:val="0"/>
              <w:jc w:val="center"/>
              <w:rPr>
                <w:rFonts w:cstheme="minorHAnsi"/>
                <w:bCs/>
              </w:rPr>
            </w:pPr>
            <w:r>
              <w:rPr>
                <w:rFonts w:cstheme="minorHAnsi"/>
                <w:bCs/>
              </w:rPr>
              <w:t>0x00-0xFF</w:t>
            </w:r>
          </w:p>
        </w:tc>
        <w:tc>
          <w:tcPr>
            <w:tcW w:w="2700" w:type="dxa"/>
            <w:vAlign w:val="center"/>
          </w:tcPr>
          <w:p w14:paraId="19DDDBE1" w14:textId="77777777" w:rsidR="00F536B9" w:rsidRDefault="00F536B9">
            <w:pPr>
              <w:autoSpaceDE w:val="0"/>
              <w:autoSpaceDN w:val="0"/>
              <w:adjustRightInd w:val="0"/>
              <w:jc w:val="center"/>
              <w:rPr>
                <w:rFonts w:cstheme="minorHAnsi"/>
                <w:bCs/>
              </w:rPr>
            </w:pPr>
            <w:proofErr w:type="spellStart"/>
            <w:r>
              <w:rPr>
                <w:rFonts w:cstheme="minorHAnsi"/>
                <w:bCs/>
              </w:rPr>
              <w:t>MpOffset</w:t>
            </w:r>
            <w:proofErr w:type="spellEnd"/>
            <w:r>
              <w:rPr>
                <w:rFonts w:cstheme="minorHAnsi"/>
                <w:bCs/>
              </w:rPr>
              <w:t xml:space="preserve"> (MSB)</w:t>
            </w:r>
          </w:p>
        </w:tc>
        <w:tc>
          <w:tcPr>
            <w:tcW w:w="4711" w:type="dxa"/>
            <w:vMerge/>
            <w:vAlign w:val="center"/>
          </w:tcPr>
          <w:p w14:paraId="6F4909CC" w14:textId="77777777" w:rsidR="00F536B9" w:rsidRDefault="00F536B9">
            <w:pPr>
              <w:autoSpaceDE w:val="0"/>
              <w:autoSpaceDN w:val="0"/>
              <w:adjustRightInd w:val="0"/>
              <w:jc w:val="center"/>
              <w:rPr>
                <w:rFonts w:cstheme="minorHAnsi"/>
                <w:bCs/>
              </w:rPr>
            </w:pPr>
          </w:p>
        </w:tc>
      </w:tr>
      <w:tr w:rsidR="00F536B9" w:rsidRPr="00A44545" w14:paraId="28AF47BF" w14:textId="77777777" w:rsidTr="00F536B9">
        <w:trPr>
          <w:trHeight w:val="68"/>
        </w:trPr>
        <w:tc>
          <w:tcPr>
            <w:tcW w:w="1525" w:type="dxa"/>
            <w:vMerge w:val="restart"/>
            <w:vAlign w:val="center"/>
          </w:tcPr>
          <w:p w14:paraId="721AA650" w14:textId="77777777" w:rsidR="00F536B9" w:rsidRDefault="00F536B9">
            <w:pPr>
              <w:autoSpaceDE w:val="0"/>
              <w:autoSpaceDN w:val="0"/>
              <w:adjustRightInd w:val="0"/>
              <w:jc w:val="center"/>
              <w:rPr>
                <w:rFonts w:cstheme="minorHAnsi"/>
                <w:bCs/>
              </w:rPr>
            </w:pPr>
            <w:r>
              <w:rPr>
                <w:rFonts w:cstheme="minorHAnsi"/>
                <w:bCs/>
              </w:rPr>
              <w:t>2 BYTES</w:t>
            </w:r>
          </w:p>
        </w:tc>
        <w:tc>
          <w:tcPr>
            <w:tcW w:w="1350" w:type="dxa"/>
            <w:vAlign w:val="center"/>
          </w:tcPr>
          <w:p w14:paraId="036B40DB" w14:textId="77777777" w:rsidR="00F536B9" w:rsidRDefault="00F536B9">
            <w:pPr>
              <w:autoSpaceDE w:val="0"/>
              <w:autoSpaceDN w:val="0"/>
              <w:adjustRightInd w:val="0"/>
              <w:jc w:val="center"/>
              <w:rPr>
                <w:rFonts w:cstheme="minorHAnsi"/>
                <w:bCs/>
              </w:rPr>
            </w:pPr>
            <w:r>
              <w:rPr>
                <w:rFonts w:cstheme="minorHAnsi"/>
                <w:bCs/>
              </w:rPr>
              <w:t>0x00-0xFF</w:t>
            </w:r>
          </w:p>
        </w:tc>
        <w:tc>
          <w:tcPr>
            <w:tcW w:w="2700" w:type="dxa"/>
            <w:vAlign w:val="center"/>
          </w:tcPr>
          <w:p w14:paraId="44A3B35A" w14:textId="77777777" w:rsidR="00F536B9" w:rsidRDefault="00F536B9">
            <w:pPr>
              <w:autoSpaceDE w:val="0"/>
              <w:autoSpaceDN w:val="0"/>
              <w:adjustRightInd w:val="0"/>
              <w:jc w:val="center"/>
              <w:rPr>
                <w:rFonts w:cstheme="minorHAnsi"/>
                <w:bCs/>
              </w:rPr>
            </w:pPr>
            <w:proofErr w:type="spellStart"/>
            <w:r>
              <w:rPr>
                <w:rFonts w:cstheme="minorHAnsi"/>
                <w:bCs/>
              </w:rPr>
              <w:t>MpFragmentSize</w:t>
            </w:r>
            <w:proofErr w:type="spellEnd"/>
            <w:r>
              <w:rPr>
                <w:rFonts w:cstheme="minorHAnsi"/>
                <w:bCs/>
              </w:rPr>
              <w:t xml:space="preserve"> (LSB)</w:t>
            </w:r>
          </w:p>
        </w:tc>
        <w:tc>
          <w:tcPr>
            <w:tcW w:w="4711" w:type="dxa"/>
            <w:vMerge w:val="restart"/>
            <w:vAlign w:val="center"/>
          </w:tcPr>
          <w:p w14:paraId="57245A76" w14:textId="77777777" w:rsidR="00F536B9" w:rsidRDefault="00F536B9">
            <w:pPr>
              <w:autoSpaceDE w:val="0"/>
              <w:autoSpaceDN w:val="0"/>
              <w:adjustRightInd w:val="0"/>
              <w:jc w:val="center"/>
              <w:rPr>
                <w:rFonts w:cstheme="minorHAnsi"/>
                <w:bCs/>
              </w:rPr>
            </w:pPr>
            <w:r>
              <w:rPr>
                <w:rFonts w:cstheme="minorHAnsi"/>
                <w:bCs/>
              </w:rPr>
              <w:t>Number of bytes of data in this fragment</w:t>
            </w:r>
          </w:p>
        </w:tc>
      </w:tr>
      <w:tr w:rsidR="00F536B9" w:rsidRPr="00A44545" w14:paraId="4839B44B" w14:textId="77777777" w:rsidTr="00F536B9">
        <w:trPr>
          <w:trHeight w:val="68"/>
        </w:trPr>
        <w:tc>
          <w:tcPr>
            <w:tcW w:w="1525" w:type="dxa"/>
            <w:vMerge/>
            <w:vAlign w:val="center"/>
          </w:tcPr>
          <w:p w14:paraId="67602CEC" w14:textId="77777777" w:rsidR="00F536B9" w:rsidRDefault="00F536B9">
            <w:pPr>
              <w:autoSpaceDE w:val="0"/>
              <w:autoSpaceDN w:val="0"/>
              <w:adjustRightInd w:val="0"/>
              <w:jc w:val="center"/>
              <w:rPr>
                <w:rFonts w:cstheme="minorHAnsi"/>
                <w:bCs/>
              </w:rPr>
            </w:pPr>
          </w:p>
        </w:tc>
        <w:tc>
          <w:tcPr>
            <w:tcW w:w="1350" w:type="dxa"/>
            <w:vAlign w:val="center"/>
          </w:tcPr>
          <w:p w14:paraId="6FA83EF6" w14:textId="77777777" w:rsidR="00F536B9" w:rsidRDefault="00F536B9">
            <w:pPr>
              <w:autoSpaceDE w:val="0"/>
              <w:autoSpaceDN w:val="0"/>
              <w:adjustRightInd w:val="0"/>
              <w:jc w:val="center"/>
              <w:rPr>
                <w:rFonts w:cstheme="minorHAnsi"/>
                <w:bCs/>
              </w:rPr>
            </w:pPr>
            <w:r>
              <w:rPr>
                <w:rFonts w:cstheme="minorHAnsi"/>
                <w:bCs/>
              </w:rPr>
              <w:t>0x00-0xFF</w:t>
            </w:r>
          </w:p>
        </w:tc>
        <w:tc>
          <w:tcPr>
            <w:tcW w:w="2700" w:type="dxa"/>
            <w:vAlign w:val="center"/>
          </w:tcPr>
          <w:p w14:paraId="24844C6B" w14:textId="77777777" w:rsidR="00F536B9" w:rsidRDefault="00F536B9">
            <w:pPr>
              <w:autoSpaceDE w:val="0"/>
              <w:autoSpaceDN w:val="0"/>
              <w:adjustRightInd w:val="0"/>
              <w:jc w:val="center"/>
              <w:rPr>
                <w:rFonts w:cstheme="minorHAnsi"/>
                <w:bCs/>
              </w:rPr>
            </w:pPr>
            <w:proofErr w:type="spellStart"/>
            <w:r>
              <w:rPr>
                <w:rFonts w:cstheme="minorHAnsi"/>
                <w:bCs/>
              </w:rPr>
              <w:t>MpFragmentSize</w:t>
            </w:r>
            <w:proofErr w:type="spellEnd"/>
            <w:r>
              <w:rPr>
                <w:rFonts w:cstheme="minorHAnsi"/>
                <w:bCs/>
              </w:rPr>
              <w:t xml:space="preserve"> (MSB)</w:t>
            </w:r>
          </w:p>
        </w:tc>
        <w:tc>
          <w:tcPr>
            <w:tcW w:w="4711" w:type="dxa"/>
            <w:vMerge/>
            <w:vAlign w:val="center"/>
          </w:tcPr>
          <w:p w14:paraId="027471AD" w14:textId="77777777" w:rsidR="00F536B9" w:rsidRDefault="00F536B9">
            <w:pPr>
              <w:autoSpaceDE w:val="0"/>
              <w:autoSpaceDN w:val="0"/>
              <w:adjustRightInd w:val="0"/>
              <w:jc w:val="center"/>
              <w:rPr>
                <w:rFonts w:cstheme="minorHAnsi"/>
                <w:bCs/>
              </w:rPr>
            </w:pPr>
          </w:p>
        </w:tc>
      </w:tr>
      <w:tr w:rsidR="00F536B9" w:rsidRPr="00A44545" w14:paraId="51D47A95" w14:textId="77777777" w:rsidTr="00F536B9">
        <w:trPr>
          <w:trHeight w:val="273"/>
        </w:trPr>
        <w:tc>
          <w:tcPr>
            <w:tcW w:w="1525" w:type="dxa"/>
            <w:vAlign w:val="center"/>
          </w:tcPr>
          <w:p w14:paraId="51CA23AD" w14:textId="2F5CBC69" w:rsidR="00F536B9" w:rsidRDefault="00F536B9">
            <w:pPr>
              <w:autoSpaceDE w:val="0"/>
              <w:autoSpaceDN w:val="0"/>
              <w:adjustRightInd w:val="0"/>
              <w:jc w:val="center"/>
              <w:rPr>
                <w:rFonts w:cstheme="minorHAnsi"/>
                <w:bCs/>
              </w:rPr>
            </w:pPr>
            <w:r>
              <w:rPr>
                <w:rFonts w:cstheme="minorHAnsi"/>
                <w:bCs/>
              </w:rPr>
              <w:t>1 BYTE</w:t>
            </w:r>
          </w:p>
        </w:tc>
        <w:tc>
          <w:tcPr>
            <w:tcW w:w="1350" w:type="dxa"/>
            <w:vAlign w:val="center"/>
          </w:tcPr>
          <w:p w14:paraId="52C78195" w14:textId="3224657A" w:rsidR="00F536B9" w:rsidRDefault="00F536B9">
            <w:pPr>
              <w:autoSpaceDE w:val="0"/>
              <w:autoSpaceDN w:val="0"/>
              <w:adjustRightInd w:val="0"/>
              <w:jc w:val="center"/>
              <w:rPr>
                <w:rFonts w:cstheme="minorHAnsi"/>
                <w:bCs/>
              </w:rPr>
            </w:pPr>
            <w:r>
              <w:rPr>
                <w:rFonts w:cstheme="minorHAnsi"/>
                <w:bCs/>
              </w:rPr>
              <w:t>0x00-0x01</w:t>
            </w:r>
          </w:p>
        </w:tc>
        <w:tc>
          <w:tcPr>
            <w:tcW w:w="2700" w:type="dxa"/>
            <w:vAlign w:val="center"/>
          </w:tcPr>
          <w:p w14:paraId="4AC313E2" w14:textId="5553C836" w:rsidR="00F536B9" w:rsidRDefault="00F536B9">
            <w:pPr>
              <w:autoSpaceDE w:val="0"/>
              <w:autoSpaceDN w:val="0"/>
              <w:adjustRightInd w:val="0"/>
              <w:jc w:val="center"/>
            </w:pPr>
            <w:commentRangeStart w:id="706"/>
            <w:r>
              <w:t>Can Accept More</w:t>
            </w:r>
          </w:p>
        </w:tc>
        <w:tc>
          <w:tcPr>
            <w:tcW w:w="4711" w:type="dxa"/>
            <w:vAlign w:val="center"/>
          </w:tcPr>
          <w:p w14:paraId="50699EC9" w14:textId="77777777" w:rsidR="00F536B9" w:rsidRDefault="00F536B9">
            <w:pPr>
              <w:autoSpaceDE w:val="0"/>
              <w:autoSpaceDN w:val="0"/>
              <w:adjustRightInd w:val="0"/>
              <w:jc w:val="center"/>
            </w:pPr>
            <w:r>
              <w:t>0x00 – Cannot accept more trust anchors</w:t>
            </w:r>
          </w:p>
          <w:p w14:paraId="38DEAE60" w14:textId="746B38A9" w:rsidR="00F536B9" w:rsidRDefault="00F536B9">
            <w:pPr>
              <w:autoSpaceDE w:val="0"/>
              <w:autoSpaceDN w:val="0"/>
              <w:adjustRightInd w:val="0"/>
              <w:jc w:val="center"/>
            </w:pPr>
            <w:r>
              <w:t>0x01 – Can accept at least one more trust anchor</w:t>
            </w:r>
            <w:commentRangeEnd w:id="706"/>
            <w:r w:rsidR="0011216E">
              <w:rPr>
                <w:rStyle w:val="CommentReference"/>
                <w:sz w:val="22"/>
                <w:szCs w:val="22"/>
              </w:rPr>
              <w:commentReference w:id="706"/>
            </w:r>
          </w:p>
        </w:tc>
      </w:tr>
      <w:tr w:rsidR="00F536B9" w:rsidRPr="00A44545" w14:paraId="4574D57D" w14:textId="77777777" w:rsidTr="00F536B9">
        <w:trPr>
          <w:trHeight w:val="68"/>
        </w:trPr>
        <w:tc>
          <w:tcPr>
            <w:tcW w:w="1525" w:type="dxa"/>
            <w:vMerge w:val="restart"/>
            <w:vAlign w:val="center"/>
          </w:tcPr>
          <w:p w14:paraId="4A33957E" w14:textId="24659EB9" w:rsidR="00F536B9" w:rsidRDefault="00F536B9">
            <w:pPr>
              <w:autoSpaceDE w:val="0"/>
              <w:autoSpaceDN w:val="0"/>
              <w:adjustRightInd w:val="0"/>
              <w:jc w:val="center"/>
              <w:rPr>
                <w:rFonts w:cstheme="minorHAnsi"/>
                <w:bCs/>
              </w:rPr>
            </w:pPr>
            <w:r>
              <w:rPr>
                <w:rFonts w:cstheme="minorHAnsi"/>
                <w:bCs/>
              </w:rPr>
              <w:t>2 BYTES</w:t>
            </w:r>
          </w:p>
        </w:tc>
        <w:tc>
          <w:tcPr>
            <w:tcW w:w="1350" w:type="dxa"/>
            <w:vAlign w:val="center"/>
          </w:tcPr>
          <w:p w14:paraId="37FAD7BE" w14:textId="28D12A10" w:rsidR="00F536B9" w:rsidRDefault="00F536B9">
            <w:pPr>
              <w:autoSpaceDE w:val="0"/>
              <w:autoSpaceDN w:val="0"/>
              <w:adjustRightInd w:val="0"/>
              <w:jc w:val="center"/>
              <w:rPr>
                <w:rFonts w:cstheme="minorHAnsi"/>
                <w:bCs/>
              </w:rPr>
            </w:pPr>
            <w:r>
              <w:rPr>
                <w:rFonts w:cstheme="minorHAnsi"/>
                <w:bCs/>
              </w:rPr>
              <w:t>0x00-0xFF</w:t>
            </w:r>
          </w:p>
        </w:tc>
        <w:tc>
          <w:tcPr>
            <w:tcW w:w="2700" w:type="dxa"/>
            <w:vAlign w:val="center"/>
          </w:tcPr>
          <w:p w14:paraId="2D336D1D" w14:textId="0723E015" w:rsidR="00F536B9" w:rsidRDefault="00F536B9">
            <w:pPr>
              <w:autoSpaceDE w:val="0"/>
              <w:autoSpaceDN w:val="0"/>
              <w:adjustRightInd w:val="0"/>
              <w:jc w:val="center"/>
            </w:pPr>
            <w:r>
              <w:t>Available Space (LSB)</w:t>
            </w:r>
          </w:p>
        </w:tc>
        <w:tc>
          <w:tcPr>
            <w:tcW w:w="4711" w:type="dxa"/>
            <w:vMerge w:val="restart"/>
            <w:vAlign w:val="center"/>
          </w:tcPr>
          <w:p w14:paraId="28EDCA41" w14:textId="3C18A216" w:rsidR="00F536B9" w:rsidRDefault="00F536B9">
            <w:pPr>
              <w:autoSpaceDE w:val="0"/>
              <w:autoSpaceDN w:val="0"/>
              <w:adjustRightInd w:val="0"/>
              <w:jc w:val="center"/>
            </w:pPr>
            <w:commentRangeStart w:id="707"/>
            <w:r>
              <w:t>Available space in bytes for additional trust anchors (LSB first)</w:t>
            </w:r>
            <w:commentRangeEnd w:id="707"/>
            <w:r w:rsidR="0011216E">
              <w:rPr>
                <w:rStyle w:val="CommentReference"/>
                <w:sz w:val="22"/>
                <w:szCs w:val="22"/>
              </w:rPr>
              <w:commentReference w:id="707"/>
            </w:r>
          </w:p>
        </w:tc>
      </w:tr>
      <w:tr w:rsidR="00F536B9" w:rsidRPr="00A44545" w14:paraId="5CE0C291" w14:textId="77777777" w:rsidTr="00F536B9">
        <w:trPr>
          <w:trHeight w:val="68"/>
        </w:trPr>
        <w:tc>
          <w:tcPr>
            <w:tcW w:w="1525" w:type="dxa"/>
            <w:vMerge/>
            <w:vAlign w:val="center"/>
          </w:tcPr>
          <w:p w14:paraId="51609144" w14:textId="77777777" w:rsidR="00F536B9" w:rsidRDefault="00F536B9">
            <w:pPr>
              <w:autoSpaceDE w:val="0"/>
              <w:autoSpaceDN w:val="0"/>
              <w:adjustRightInd w:val="0"/>
              <w:jc w:val="center"/>
              <w:rPr>
                <w:rFonts w:cstheme="minorHAnsi"/>
                <w:bCs/>
              </w:rPr>
            </w:pPr>
          </w:p>
        </w:tc>
        <w:tc>
          <w:tcPr>
            <w:tcW w:w="1350" w:type="dxa"/>
            <w:vAlign w:val="center"/>
          </w:tcPr>
          <w:p w14:paraId="00B1BCA4" w14:textId="34CBA277" w:rsidR="00F536B9" w:rsidRDefault="00F536B9">
            <w:pPr>
              <w:autoSpaceDE w:val="0"/>
              <w:autoSpaceDN w:val="0"/>
              <w:adjustRightInd w:val="0"/>
              <w:jc w:val="center"/>
              <w:rPr>
                <w:rFonts w:cstheme="minorHAnsi"/>
                <w:bCs/>
              </w:rPr>
            </w:pPr>
            <w:r>
              <w:rPr>
                <w:rFonts w:cstheme="minorHAnsi"/>
                <w:bCs/>
              </w:rPr>
              <w:t>0x00-0xFF</w:t>
            </w:r>
          </w:p>
        </w:tc>
        <w:tc>
          <w:tcPr>
            <w:tcW w:w="2700" w:type="dxa"/>
            <w:vAlign w:val="center"/>
          </w:tcPr>
          <w:p w14:paraId="3D9E9860" w14:textId="4697F12C" w:rsidR="00F536B9" w:rsidRDefault="00F536B9">
            <w:pPr>
              <w:autoSpaceDE w:val="0"/>
              <w:autoSpaceDN w:val="0"/>
              <w:adjustRightInd w:val="0"/>
              <w:jc w:val="center"/>
            </w:pPr>
            <w:r>
              <w:t>Available Space (MSB)</w:t>
            </w:r>
          </w:p>
        </w:tc>
        <w:tc>
          <w:tcPr>
            <w:tcW w:w="4711" w:type="dxa"/>
            <w:vMerge/>
            <w:vAlign w:val="center"/>
          </w:tcPr>
          <w:p w14:paraId="08486895" w14:textId="77777777" w:rsidR="00F536B9" w:rsidRDefault="00F536B9">
            <w:pPr>
              <w:autoSpaceDE w:val="0"/>
              <w:autoSpaceDN w:val="0"/>
              <w:adjustRightInd w:val="0"/>
              <w:jc w:val="center"/>
            </w:pPr>
          </w:p>
        </w:tc>
      </w:tr>
      <w:tr w:rsidR="00F536B9" w:rsidRPr="00A44545" w14:paraId="05B6C096" w14:textId="77777777" w:rsidTr="00F536B9">
        <w:trPr>
          <w:trHeight w:val="273"/>
        </w:trPr>
        <w:tc>
          <w:tcPr>
            <w:tcW w:w="1525" w:type="dxa"/>
            <w:vAlign w:val="center"/>
          </w:tcPr>
          <w:p w14:paraId="55968355" w14:textId="0EFD46C9" w:rsidR="00F536B9" w:rsidRDefault="00F536B9">
            <w:pPr>
              <w:autoSpaceDE w:val="0"/>
              <w:autoSpaceDN w:val="0"/>
              <w:adjustRightInd w:val="0"/>
              <w:jc w:val="center"/>
              <w:rPr>
                <w:rFonts w:cstheme="minorHAnsi"/>
                <w:bCs/>
              </w:rPr>
            </w:pPr>
            <w:r>
              <w:rPr>
                <w:rFonts w:cstheme="minorHAnsi"/>
                <w:bCs/>
              </w:rPr>
              <w:t>1 BYTE</w:t>
            </w:r>
          </w:p>
        </w:tc>
        <w:tc>
          <w:tcPr>
            <w:tcW w:w="1350" w:type="dxa"/>
            <w:vAlign w:val="center"/>
          </w:tcPr>
          <w:p w14:paraId="0A3927F4" w14:textId="64D1FDF7" w:rsidR="00F536B9" w:rsidRDefault="00F536B9">
            <w:pPr>
              <w:autoSpaceDE w:val="0"/>
              <w:autoSpaceDN w:val="0"/>
              <w:adjustRightInd w:val="0"/>
              <w:jc w:val="center"/>
              <w:rPr>
                <w:rFonts w:cstheme="minorHAnsi"/>
                <w:bCs/>
              </w:rPr>
            </w:pPr>
            <w:r>
              <w:rPr>
                <w:rFonts w:cstheme="minorHAnsi"/>
                <w:bCs/>
              </w:rPr>
              <w:t>0x00-0x7F</w:t>
            </w:r>
          </w:p>
        </w:tc>
        <w:tc>
          <w:tcPr>
            <w:tcW w:w="2700" w:type="dxa"/>
            <w:vAlign w:val="center"/>
          </w:tcPr>
          <w:p w14:paraId="4DBE6779" w14:textId="639AD88C" w:rsidR="00F536B9" w:rsidRDefault="00F536B9">
            <w:pPr>
              <w:autoSpaceDE w:val="0"/>
              <w:autoSpaceDN w:val="0"/>
              <w:adjustRightInd w:val="0"/>
              <w:jc w:val="center"/>
            </w:pPr>
            <w:r>
              <w:t>Anchor Count</w:t>
            </w:r>
          </w:p>
        </w:tc>
        <w:tc>
          <w:tcPr>
            <w:tcW w:w="4711" w:type="dxa"/>
            <w:vAlign w:val="center"/>
          </w:tcPr>
          <w:p w14:paraId="1C9470C4" w14:textId="5782B787" w:rsidR="00F536B9" w:rsidRDefault="00F536B9">
            <w:pPr>
              <w:autoSpaceDE w:val="0"/>
              <w:autoSpaceDN w:val="0"/>
              <w:adjustRightInd w:val="0"/>
              <w:jc w:val="center"/>
            </w:pPr>
            <w:commentRangeStart w:id="708"/>
            <w:r>
              <w:t>Number of installed trust anchor (0-127)</w:t>
            </w:r>
            <w:commentRangeEnd w:id="708"/>
            <w:r w:rsidR="004C4D77">
              <w:rPr>
                <w:rStyle w:val="CommentReference"/>
                <w:sz w:val="22"/>
                <w:szCs w:val="22"/>
              </w:rPr>
              <w:commentReference w:id="708"/>
            </w:r>
          </w:p>
        </w:tc>
      </w:tr>
      <w:tr w:rsidR="00F536B9" w:rsidRPr="00A44545" w14:paraId="391EDB65" w14:textId="77777777" w:rsidTr="00F536B9">
        <w:trPr>
          <w:trHeight w:val="273"/>
        </w:trPr>
        <w:tc>
          <w:tcPr>
            <w:tcW w:w="1525" w:type="dxa"/>
            <w:vAlign w:val="center"/>
          </w:tcPr>
          <w:p w14:paraId="68C66ECC" w14:textId="77777777" w:rsidR="00F536B9" w:rsidRDefault="00F536B9">
            <w:pPr>
              <w:autoSpaceDE w:val="0"/>
              <w:autoSpaceDN w:val="0"/>
              <w:adjustRightInd w:val="0"/>
              <w:jc w:val="center"/>
              <w:rPr>
                <w:rFonts w:cstheme="minorHAnsi"/>
                <w:bCs/>
              </w:rPr>
            </w:pPr>
            <w:r>
              <w:rPr>
                <w:rFonts w:cstheme="minorHAnsi"/>
                <w:bCs/>
              </w:rPr>
              <w:t>1 BYTE</w:t>
            </w:r>
          </w:p>
        </w:tc>
        <w:tc>
          <w:tcPr>
            <w:tcW w:w="1350" w:type="dxa"/>
            <w:vAlign w:val="center"/>
          </w:tcPr>
          <w:p w14:paraId="1F9578E1" w14:textId="77777777" w:rsidR="00F536B9" w:rsidRDefault="00F536B9">
            <w:pPr>
              <w:autoSpaceDE w:val="0"/>
              <w:autoSpaceDN w:val="0"/>
              <w:adjustRightInd w:val="0"/>
              <w:jc w:val="center"/>
              <w:rPr>
                <w:rFonts w:cstheme="minorHAnsi"/>
                <w:bCs/>
              </w:rPr>
            </w:pPr>
            <w:r>
              <w:rPr>
                <w:rFonts w:cstheme="minorHAnsi"/>
                <w:bCs/>
              </w:rPr>
              <w:t>0x01-0x08</w:t>
            </w:r>
          </w:p>
        </w:tc>
        <w:tc>
          <w:tcPr>
            <w:tcW w:w="2700" w:type="dxa"/>
            <w:vAlign w:val="center"/>
          </w:tcPr>
          <w:p w14:paraId="444B1160" w14:textId="68339096" w:rsidR="00F536B9" w:rsidRDefault="00F536B9">
            <w:pPr>
              <w:autoSpaceDE w:val="0"/>
              <w:autoSpaceDN w:val="0"/>
              <w:adjustRightInd w:val="0"/>
              <w:jc w:val="center"/>
              <w:rPr>
                <w:rFonts w:cstheme="minorHAnsi"/>
                <w:bCs/>
              </w:rPr>
            </w:pPr>
            <w:r>
              <w:t>Fragment Data</w:t>
            </w:r>
          </w:p>
        </w:tc>
        <w:tc>
          <w:tcPr>
            <w:tcW w:w="4711" w:type="dxa"/>
            <w:vAlign w:val="center"/>
          </w:tcPr>
          <w:p w14:paraId="1728F26C" w14:textId="77777777" w:rsidR="00F536B9" w:rsidRDefault="00F536B9">
            <w:pPr>
              <w:autoSpaceDE w:val="0"/>
              <w:autoSpaceDN w:val="0"/>
              <w:adjustRightInd w:val="0"/>
              <w:jc w:val="center"/>
            </w:pPr>
            <w:r>
              <w:t>Repeated for each installed trust anchor:</w:t>
            </w:r>
          </w:p>
          <w:p w14:paraId="352A9235" w14:textId="77777777" w:rsidR="00F536B9" w:rsidRDefault="00F536B9">
            <w:pPr>
              <w:autoSpaceDE w:val="0"/>
              <w:autoSpaceDN w:val="0"/>
              <w:adjustRightInd w:val="0"/>
              <w:jc w:val="center"/>
            </w:pPr>
            <w:r>
              <w:t>- 1 byte: Trust Anchor ID (1-8)</w:t>
            </w:r>
          </w:p>
          <w:p w14:paraId="1D49EDAE" w14:textId="77777777" w:rsidR="00F536B9" w:rsidRDefault="00F536B9">
            <w:pPr>
              <w:autoSpaceDE w:val="0"/>
              <w:autoSpaceDN w:val="0"/>
              <w:adjustRightInd w:val="0"/>
              <w:jc w:val="center"/>
            </w:pPr>
            <w:r>
              <w:t>- 1 byte: IIN (Issuer Identification Number)</w:t>
            </w:r>
          </w:p>
          <w:p w14:paraId="0EE66E37" w14:textId="3BDCB649" w:rsidR="00F536B9" w:rsidRPr="00D078FC" w:rsidRDefault="00F536B9">
            <w:pPr>
              <w:autoSpaceDE w:val="0"/>
              <w:autoSpaceDN w:val="0"/>
              <w:adjustRightInd w:val="0"/>
              <w:jc w:val="center"/>
              <w:rPr>
                <w:rFonts w:cstheme="minorHAnsi"/>
                <w:bCs/>
              </w:rPr>
            </w:pPr>
            <w:r>
              <w:t>- 2 bytes: Trust Anchor Size (LSB first)</w:t>
            </w:r>
          </w:p>
        </w:tc>
      </w:tr>
    </w:tbl>
    <w:p w14:paraId="58481829" w14:textId="77777777" w:rsidR="00F536B9" w:rsidRDefault="00F536B9" w:rsidP="007459ED">
      <w:pPr>
        <w:pStyle w:val="NoSpacing"/>
        <w:rPr>
          <w:b/>
        </w:rPr>
      </w:pPr>
    </w:p>
    <w:p w14:paraId="71F21BF2" w14:textId="77777777" w:rsidR="007459ED" w:rsidRDefault="007459ED" w:rsidP="007459ED">
      <w:pPr>
        <w:pStyle w:val="NoSpacing"/>
        <w:rPr>
          <w:b/>
        </w:rPr>
      </w:pPr>
    </w:p>
    <w:p w14:paraId="71F21BF3" w14:textId="77777777" w:rsidR="007459ED" w:rsidRPr="00261F64" w:rsidRDefault="007459ED" w:rsidP="007459ED">
      <w:pPr>
        <w:pStyle w:val="NoSpacing"/>
        <w:rPr>
          <w:b/>
        </w:rPr>
      </w:pPr>
      <w:commentRangeStart w:id="709"/>
      <w:commentRangeStart w:id="710"/>
      <w:commentRangeStart w:id="711"/>
      <w:commentRangeStart w:id="712"/>
      <w:proofErr w:type="spellStart"/>
      <w:r w:rsidRPr="00261F64">
        <w:rPr>
          <w:b/>
        </w:rPr>
        <w:t>osdp_PIVSPE</w:t>
      </w:r>
      <w:proofErr w:type="spellEnd"/>
      <w:r w:rsidRPr="00261F64">
        <w:rPr>
          <w:b/>
        </w:rPr>
        <w:t xml:space="preserve"> – </w:t>
      </w:r>
      <w:r>
        <w:rPr>
          <w:b/>
        </w:rPr>
        <w:t xml:space="preserve">PIV </w:t>
      </w:r>
      <w:r w:rsidRPr="00261F64">
        <w:rPr>
          <w:b/>
        </w:rPr>
        <w:t>Secure Pin Entry</w:t>
      </w:r>
      <w:commentRangeEnd w:id="709"/>
      <w:r w:rsidR="006610A6" w:rsidRPr="00261F64">
        <w:rPr>
          <w:rStyle w:val="CommentReference"/>
          <w:b/>
          <w:sz w:val="22"/>
          <w:szCs w:val="22"/>
        </w:rPr>
        <w:commentReference w:id="709"/>
      </w:r>
      <w:commentRangeEnd w:id="710"/>
      <w:r w:rsidR="00065F48" w:rsidRPr="00261F64">
        <w:rPr>
          <w:rStyle w:val="CommentReference"/>
          <w:b/>
          <w:sz w:val="22"/>
          <w:szCs w:val="22"/>
        </w:rPr>
        <w:commentReference w:id="710"/>
      </w:r>
      <w:commentRangeEnd w:id="711"/>
      <w:r w:rsidR="00B56DB3" w:rsidRPr="00261F64">
        <w:rPr>
          <w:rStyle w:val="CommentReference"/>
          <w:b/>
          <w:sz w:val="22"/>
          <w:szCs w:val="22"/>
        </w:rPr>
        <w:commentReference w:id="711"/>
      </w:r>
      <w:commentRangeEnd w:id="712"/>
      <w:r w:rsidR="00F740B8" w:rsidRPr="00261F64">
        <w:rPr>
          <w:rStyle w:val="CommentReference"/>
          <w:b/>
          <w:sz w:val="22"/>
          <w:szCs w:val="22"/>
        </w:rPr>
        <w:commentReference w:id="712"/>
      </w:r>
    </w:p>
    <w:p w14:paraId="71F21BF4" w14:textId="77777777" w:rsidR="007459ED" w:rsidRDefault="007459ED" w:rsidP="007459ED">
      <w:pPr>
        <w:pStyle w:val="NoSpacing"/>
      </w:pPr>
    </w:p>
    <w:p w14:paraId="71F21BF5" w14:textId="52E45AE4" w:rsidR="007459ED" w:rsidRDefault="001E429B" w:rsidP="007459ED">
      <w:pPr>
        <w:ind w:left="360"/>
      </w:pPr>
      <w:r>
        <w:t>This command instructs the PD to perform the PIV VERIFY CARD command to validate the cardholder PIN on-card. Key</w:t>
      </w:r>
      <w:ins w:id="713" w:author="Kate Gray" w:date="2025-09-03T11:40:00Z" w16du:dateUtc="2025-09-03T15:40:00Z">
        <w:r w:rsidR="004E3452">
          <w:t>presses</w:t>
        </w:r>
      </w:ins>
      <w:del w:id="714" w:author="Kate Gray" w:date="2025-09-03T11:40:00Z" w16du:dateUtc="2025-09-03T15:40:00Z">
        <w:r w:rsidDel="004E3452">
          <w:delText>s</w:delText>
        </w:r>
      </w:del>
      <w:r>
        <w:t xml:space="preserve"> entered in response to this command </w:t>
      </w:r>
      <w:r>
        <w:rPr>
          <w:rStyle w:val="Strong"/>
        </w:rPr>
        <w:t>must not</w:t>
      </w:r>
      <w:r>
        <w:t xml:space="preserve"> be transmitted to the ACU. The ACU is responsible for indicating to the user, in a distinct and unambiguous manner, that the PD is operating in </w:t>
      </w:r>
      <w:r>
        <w:rPr>
          <w:rStyle w:val="Strong"/>
        </w:rPr>
        <w:t>Secure PIN Entry (SPE) mode</w:t>
      </w:r>
      <w:r>
        <w:t>. The specifics of this indication (e.g., display text, LED/buzzer patterns, UI messages) are outside the scope of this standard.</w:t>
      </w:r>
    </w:p>
    <w:p w14:paraId="45203092" w14:textId="0D217861" w:rsidR="00663E90" w:rsidRDefault="0092534D" w:rsidP="009A78D6">
      <w:pPr>
        <w:ind w:left="360"/>
        <w:rPr>
          <w:ins w:id="715" w:author="Kate Gray" w:date="2025-09-03T11:53:00Z" w16du:dateUtc="2025-09-03T15:53:00Z"/>
        </w:rPr>
      </w:pPr>
      <w:r>
        <w:t xml:space="preserve">While in SPE mode, the PD must suppress all </w:t>
      </w:r>
      <w:proofErr w:type="spellStart"/>
      <w:r>
        <w:rPr>
          <w:rStyle w:val="HTMLCode"/>
          <w:rFonts w:eastAsiaTheme="minorHAnsi"/>
        </w:rPr>
        <w:t>osdp_KEYPAD</w:t>
      </w:r>
      <w:proofErr w:type="spellEnd"/>
      <w:r>
        <w:t xml:space="preserve"> reports to the ACU. SPE mode terminates after a result is returned via </w:t>
      </w:r>
      <w:proofErr w:type="spellStart"/>
      <w:r>
        <w:rPr>
          <w:rStyle w:val="HTMLCode"/>
          <w:rFonts w:eastAsiaTheme="minorHAnsi"/>
        </w:rPr>
        <w:t>osdp_PIVSPER</w:t>
      </w:r>
      <w:proofErr w:type="spellEnd"/>
      <w:r>
        <w:t>.</w:t>
      </w:r>
      <w:r w:rsidR="003C3991">
        <w:t xml:space="preserve"> </w:t>
      </w:r>
      <w:ins w:id="716" w:author="Kate Gray" w:date="2025-09-03T11:44:00Z" w16du:dateUtc="2025-09-03T15:44:00Z">
        <w:r w:rsidR="00CE02B1">
          <w:t xml:space="preserve">For 2.3 PIV, </w:t>
        </w:r>
      </w:ins>
      <w:r w:rsidR="003C3991">
        <w:t>CRAUTH transactions that require PIN verification should rely on successful SPE execution before proceeding.</w:t>
      </w:r>
      <w:ins w:id="717" w:author="Kate Gray" w:date="2025-09-03T11:54:00Z" w16du:dateUtc="2025-09-03T15:54:00Z">
        <w:r w:rsidR="00E00FD2">
          <w:t xml:space="preserve">  The ACU should not send other PIV commands until SPE has succeeded or failed.</w:t>
        </w:r>
      </w:ins>
    </w:p>
    <w:p w14:paraId="0FFA89EA" w14:textId="4BB230F8" w:rsidR="00B1339E" w:rsidRDefault="00B1339E" w:rsidP="009A78D6">
      <w:pPr>
        <w:ind w:left="360"/>
      </w:pPr>
      <w:ins w:id="718" w:author="Kate Gray" w:date="2025-09-03T11:53:00Z" w16du:dateUtc="2025-09-03T15:53:00Z">
        <w:r>
          <w:t xml:space="preserve">@todo callout to not do implicit </w:t>
        </w:r>
        <w:r w:rsidR="00FE0413">
          <w:t>after this</w:t>
        </w:r>
        <w:r w:rsidR="00C76A13">
          <w:t xml:space="preserve">, </w:t>
        </w:r>
        <w:proofErr w:type="spellStart"/>
        <w:r w:rsidR="00C76A13">
          <w:t>acu</w:t>
        </w:r>
        <w:proofErr w:type="spellEnd"/>
        <w:r w:rsidR="00C76A13">
          <w:t xml:space="preserve"> to wait for </w:t>
        </w:r>
        <w:r w:rsidR="00A4407D">
          <w:t xml:space="preserve">PIV for </w:t>
        </w:r>
        <w:r w:rsidR="00C76A13">
          <w:t>success or failure</w:t>
        </w:r>
      </w:ins>
    </w:p>
    <w:tbl>
      <w:tblPr>
        <w:tblStyle w:val="TableGrid"/>
        <w:tblW w:w="9020" w:type="dxa"/>
        <w:tblLook w:val="04A0" w:firstRow="1" w:lastRow="0" w:firstColumn="1" w:lastColumn="0" w:noHBand="0" w:noVBand="1"/>
        <w:tblPrChange w:id="719" w:author="Kate Gray [2]" w:date="2025-09-17T10:53:00Z" w16du:dateUtc="2025-09-17T14:53:00Z">
          <w:tblPr>
            <w:tblStyle w:val="TableGrid"/>
            <w:tblW w:w="7645" w:type="dxa"/>
            <w:tblLook w:val="04A0" w:firstRow="1" w:lastRow="0" w:firstColumn="1" w:lastColumn="0" w:noHBand="0" w:noVBand="1"/>
          </w:tblPr>
        </w:tblPrChange>
      </w:tblPr>
      <w:tblGrid>
        <w:gridCol w:w="1289"/>
        <w:gridCol w:w="1676"/>
        <w:gridCol w:w="1890"/>
        <w:gridCol w:w="4165"/>
        <w:tblGridChange w:id="720">
          <w:tblGrid>
            <w:gridCol w:w="5"/>
            <w:gridCol w:w="1284"/>
            <w:gridCol w:w="46"/>
            <w:gridCol w:w="1630"/>
            <w:gridCol w:w="1890"/>
            <w:gridCol w:w="1420"/>
            <w:gridCol w:w="1375"/>
            <w:gridCol w:w="1370"/>
            <w:gridCol w:w="5"/>
          </w:tblGrid>
        </w:tblGridChange>
      </w:tblGrid>
      <w:tr w:rsidR="009E182C" w:rsidRPr="00F06BC4" w14:paraId="71F21BF9" w14:textId="50E6EFB3" w:rsidTr="009E182C">
        <w:trPr>
          <w:trPrChange w:id="721" w:author="Kate Gray [2]" w:date="2025-09-17T10:53:00Z" w16du:dateUtc="2025-09-17T14:53:00Z">
            <w:trPr>
              <w:gridBefore w:val="1"/>
            </w:trPr>
          </w:trPrChange>
        </w:trPr>
        <w:tc>
          <w:tcPr>
            <w:tcW w:w="1289" w:type="dxa"/>
            <w:tcPrChange w:id="722" w:author="Kate Gray [2]" w:date="2025-09-17T10:53:00Z" w16du:dateUtc="2025-09-17T14:53:00Z">
              <w:tcPr>
                <w:tcW w:w="1435" w:type="dxa"/>
                <w:gridSpan w:val="2"/>
              </w:tcPr>
            </w:tcPrChange>
          </w:tcPr>
          <w:p w14:paraId="71F21BF6" w14:textId="77777777" w:rsidR="009E182C" w:rsidRPr="00F06BC4" w:rsidRDefault="009E182C">
            <w:pPr>
              <w:autoSpaceDE w:val="0"/>
              <w:autoSpaceDN w:val="0"/>
              <w:adjustRightInd w:val="0"/>
              <w:rPr>
                <w:rFonts w:cstheme="minorHAnsi"/>
                <w:b/>
                <w:bCs/>
              </w:rPr>
            </w:pPr>
            <w:r w:rsidRPr="00F06BC4">
              <w:rPr>
                <w:rFonts w:cstheme="minorHAnsi"/>
                <w:b/>
                <w:bCs/>
              </w:rPr>
              <w:t>Packet format field</w:t>
            </w:r>
          </w:p>
        </w:tc>
        <w:tc>
          <w:tcPr>
            <w:tcW w:w="1676" w:type="dxa"/>
            <w:vAlign w:val="center"/>
            <w:tcPrChange w:id="723" w:author="Kate Gray [2]" w:date="2025-09-17T10:53:00Z" w16du:dateUtc="2025-09-17T14:53:00Z">
              <w:tcPr>
                <w:tcW w:w="5963" w:type="dxa"/>
                <w:gridSpan w:val="3"/>
                <w:vAlign w:val="center"/>
              </w:tcPr>
            </w:tcPrChange>
          </w:tcPr>
          <w:p w14:paraId="71F21BF7" w14:textId="77777777" w:rsidR="009E182C" w:rsidRPr="00F06BC4" w:rsidRDefault="009E182C">
            <w:pPr>
              <w:autoSpaceDE w:val="0"/>
              <w:autoSpaceDN w:val="0"/>
              <w:adjustRightInd w:val="0"/>
              <w:jc w:val="center"/>
              <w:rPr>
                <w:rFonts w:cstheme="minorHAnsi"/>
                <w:b/>
                <w:bCs/>
              </w:rPr>
            </w:pPr>
            <w:r w:rsidRPr="00F06BC4">
              <w:rPr>
                <w:rFonts w:cstheme="minorHAnsi"/>
                <w:b/>
                <w:bCs/>
              </w:rPr>
              <w:t>Code</w:t>
            </w:r>
          </w:p>
        </w:tc>
        <w:tc>
          <w:tcPr>
            <w:tcW w:w="1890" w:type="dxa"/>
            <w:vAlign w:val="center"/>
            <w:tcPrChange w:id="724" w:author="Kate Gray [2]" w:date="2025-09-17T10:53:00Z" w16du:dateUtc="2025-09-17T14:53:00Z">
              <w:tcPr>
                <w:tcW w:w="247" w:type="dxa"/>
                <w:vAlign w:val="center"/>
              </w:tcPr>
            </w:tcPrChange>
          </w:tcPr>
          <w:p w14:paraId="71F21BF8" w14:textId="77777777" w:rsidR="009E182C" w:rsidRPr="00F06BC4" w:rsidRDefault="009E182C">
            <w:pPr>
              <w:autoSpaceDE w:val="0"/>
              <w:autoSpaceDN w:val="0"/>
              <w:adjustRightInd w:val="0"/>
              <w:jc w:val="center"/>
              <w:rPr>
                <w:rFonts w:cstheme="minorHAnsi"/>
                <w:b/>
                <w:bCs/>
              </w:rPr>
            </w:pPr>
            <w:r w:rsidRPr="00F06BC4">
              <w:rPr>
                <w:rFonts w:cstheme="minorHAnsi"/>
                <w:b/>
                <w:bCs/>
              </w:rPr>
              <w:t>Name</w:t>
            </w:r>
          </w:p>
        </w:tc>
        <w:tc>
          <w:tcPr>
            <w:tcW w:w="4165" w:type="dxa"/>
            <w:tcPrChange w:id="725" w:author="Kate Gray [2]" w:date="2025-09-17T10:53:00Z" w16du:dateUtc="2025-09-17T14:53:00Z">
              <w:tcPr>
                <w:tcW w:w="1375" w:type="dxa"/>
                <w:gridSpan w:val="2"/>
              </w:tcPr>
            </w:tcPrChange>
          </w:tcPr>
          <w:p w14:paraId="46867753" w14:textId="77777777" w:rsidR="009E182C" w:rsidRPr="00F06BC4" w:rsidRDefault="009E182C">
            <w:pPr>
              <w:autoSpaceDE w:val="0"/>
              <w:autoSpaceDN w:val="0"/>
              <w:adjustRightInd w:val="0"/>
              <w:jc w:val="center"/>
              <w:rPr>
                <w:rFonts w:cstheme="minorHAnsi"/>
                <w:b/>
                <w:bCs/>
              </w:rPr>
            </w:pPr>
          </w:p>
        </w:tc>
      </w:tr>
      <w:tr w:rsidR="009E182C" w:rsidRPr="00F06BC4" w14:paraId="71F21BFD" w14:textId="2F9C8811" w:rsidTr="009E182C">
        <w:trPr>
          <w:trPrChange w:id="726" w:author="Kate Gray [2]" w:date="2025-09-17T10:53:00Z" w16du:dateUtc="2025-09-17T14:53:00Z">
            <w:trPr>
              <w:gridBefore w:val="1"/>
            </w:trPr>
          </w:trPrChange>
        </w:trPr>
        <w:tc>
          <w:tcPr>
            <w:tcW w:w="1289" w:type="dxa"/>
            <w:tcPrChange w:id="727" w:author="Kate Gray [2]" w:date="2025-09-17T10:53:00Z" w16du:dateUtc="2025-09-17T14:53:00Z">
              <w:tcPr>
                <w:tcW w:w="1435" w:type="dxa"/>
                <w:gridSpan w:val="2"/>
              </w:tcPr>
            </w:tcPrChange>
          </w:tcPr>
          <w:p w14:paraId="71F21BFA" w14:textId="77777777" w:rsidR="009E182C" w:rsidRPr="00F06BC4" w:rsidRDefault="009E182C">
            <w:pPr>
              <w:autoSpaceDE w:val="0"/>
              <w:autoSpaceDN w:val="0"/>
              <w:adjustRightInd w:val="0"/>
              <w:rPr>
                <w:rFonts w:cstheme="minorHAnsi"/>
                <w:bCs/>
              </w:rPr>
            </w:pPr>
            <w:r w:rsidRPr="00F06BC4">
              <w:rPr>
                <w:rFonts w:cstheme="minorHAnsi"/>
                <w:bCs/>
              </w:rPr>
              <w:t>CMND</w:t>
            </w:r>
          </w:p>
        </w:tc>
        <w:tc>
          <w:tcPr>
            <w:tcW w:w="1676" w:type="dxa"/>
            <w:tcPrChange w:id="728" w:author="Kate Gray [2]" w:date="2025-09-17T10:53:00Z" w16du:dateUtc="2025-09-17T14:53:00Z">
              <w:tcPr>
                <w:tcW w:w="5963" w:type="dxa"/>
                <w:gridSpan w:val="3"/>
              </w:tcPr>
            </w:tcPrChange>
          </w:tcPr>
          <w:p w14:paraId="71F21BFB" w14:textId="77777777" w:rsidR="009E182C" w:rsidRPr="00F06BC4" w:rsidRDefault="009E182C">
            <w:pPr>
              <w:autoSpaceDE w:val="0"/>
              <w:autoSpaceDN w:val="0"/>
              <w:adjustRightInd w:val="0"/>
              <w:rPr>
                <w:rFonts w:cstheme="minorHAnsi"/>
                <w:bCs/>
              </w:rPr>
            </w:pPr>
            <w:r w:rsidRPr="00F06BC4">
              <w:rPr>
                <w:rFonts w:cstheme="minorHAnsi"/>
                <w:bCs/>
              </w:rPr>
              <w:t>0xA9</w:t>
            </w:r>
          </w:p>
        </w:tc>
        <w:tc>
          <w:tcPr>
            <w:tcW w:w="1890" w:type="dxa"/>
            <w:vAlign w:val="center"/>
            <w:tcPrChange w:id="729" w:author="Kate Gray [2]" w:date="2025-09-17T10:53:00Z" w16du:dateUtc="2025-09-17T14:53:00Z">
              <w:tcPr>
                <w:tcW w:w="247" w:type="dxa"/>
                <w:vAlign w:val="center"/>
              </w:tcPr>
            </w:tcPrChange>
          </w:tcPr>
          <w:p w14:paraId="71F21BFC" w14:textId="77777777" w:rsidR="009E182C" w:rsidRPr="00F06BC4" w:rsidRDefault="009E182C">
            <w:pPr>
              <w:autoSpaceDE w:val="0"/>
              <w:autoSpaceDN w:val="0"/>
              <w:adjustRightInd w:val="0"/>
              <w:rPr>
                <w:rFonts w:cstheme="minorHAnsi"/>
                <w:bCs/>
              </w:rPr>
              <w:pPrChange w:id="730" w:author="Kate Gray [2]" w:date="2025-09-17T10:53:00Z" w16du:dateUtc="2025-09-17T14:53:00Z">
                <w:pPr>
                  <w:autoSpaceDE w:val="0"/>
                  <w:autoSpaceDN w:val="0"/>
                  <w:adjustRightInd w:val="0"/>
                  <w:jc w:val="center"/>
                </w:pPr>
              </w:pPrChange>
            </w:pPr>
            <w:proofErr w:type="spellStart"/>
            <w:r w:rsidRPr="00F06BC4">
              <w:rPr>
                <w:rFonts w:cstheme="minorHAnsi"/>
                <w:bCs/>
              </w:rPr>
              <w:t>osdp_PIVSPE</w:t>
            </w:r>
            <w:proofErr w:type="spellEnd"/>
          </w:p>
        </w:tc>
        <w:tc>
          <w:tcPr>
            <w:tcW w:w="4165" w:type="dxa"/>
            <w:tcPrChange w:id="731" w:author="Kate Gray [2]" w:date="2025-09-17T10:53:00Z" w16du:dateUtc="2025-09-17T14:53:00Z">
              <w:tcPr>
                <w:tcW w:w="1375" w:type="dxa"/>
                <w:gridSpan w:val="2"/>
              </w:tcPr>
            </w:tcPrChange>
          </w:tcPr>
          <w:p w14:paraId="231CB0A5" w14:textId="77777777" w:rsidR="009E182C" w:rsidRPr="00F06BC4" w:rsidRDefault="009E182C">
            <w:pPr>
              <w:autoSpaceDE w:val="0"/>
              <w:autoSpaceDN w:val="0"/>
              <w:adjustRightInd w:val="0"/>
              <w:jc w:val="center"/>
              <w:rPr>
                <w:rFonts w:cstheme="minorHAnsi"/>
                <w:bCs/>
              </w:rPr>
            </w:pPr>
          </w:p>
        </w:tc>
      </w:tr>
      <w:tr w:rsidR="009E182C" w:rsidRPr="00F06BC4" w14:paraId="71F21C01" w14:textId="1EB173D3" w:rsidTr="009E182C">
        <w:trPr>
          <w:trPrChange w:id="732" w:author="Kate Gray [2]" w:date="2025-09-17T10:53:00Z" w16du:dateUtc="2025-09-17T14:53:00Z">
            <w:trPr>
              <w:gridBefore w:val="1"/>
            </w:trPr>
          </w:trPrChange>
        </w:trPr>
        <w:tc>
          <w:tcPr>
            <w:tcW w:w="1289" w:type="dxa"/>
            <w:vAlign w:val="center"/>
            <w:tcPrChange w:id="733" w:author="Kate Gray [2]" w:date="2025-09-17T10:53:00Z" w16du:dateUtc="2025-09-17T14:53:00Z">
              <w:tcPr>
                <w:tcW w:w="1435" w:type="dxa"/>
                <w:gridSpan w:val="2"/>
                <w:vAlign w:val="center"/>
              </w:tcPr>
            </w:tcPrChange>
          </w:tcPr>
          <w:p w14:paraId="71F21BFE" w14:textId="33B26A11" w:rsidR="009E182C" w:rsidRPr="00F06BC4" w:rsidRDefault="009E182C" w:rsidP="008F161C">
            <w:pPr>
              <w:autoSpaceDE w:val="0"/>
              <w:autoSpaceDN w:val="0"/>
              <w:adjustRightInd w:val="0"/>
              <w:rPr>
                <w:rFonts w:cstheme="minorHAnsi"/>
                <w:bCs/>
              </w:rPr>
            </w:pPr>
            <w:r>
              <w:rPr>
                <w:rFonts w:cstheme="minorHAnsi"/>
                <w:bCs/>
              </w:rPr>
              <w:t>DATA[0]</w:t>
            </w:r>
          </w:p>
        </w:tc>
        <w:tc>
          <w:tcPr>
            <w:tcW w:w="1676" w:type="dxa"/>
            <w:tcPrChange w:id="734" w:author="Kate Gray [2]" w:date="2025-09-17T10:53:00Z" w16du:dateUtc="2025-09-17T14:53:00Z">
              <w:tcPr>
                <w:tcW w:w="5963" w:type="dxa"/>
                <w:gridSpan w:val="3"/>
              </w:tcPr>
            </w:tcPrChange>
          </w:tcPr>
          <w:p w14:paraId="71F21BFF" w14:textId="3FE52EE3" w:rsidR="009E182C" w:rsidRPr="00F06BC4" w:rsidRDefault="009E182C">
            <w:pPr>
              <w:autoSpaceDE w:val="0"/>
              <w:autoSpaceDN w:val="0"/>
              <w:adjustRightInd w:val="0"/>
              <w:rPr>
                <w:rFonts w:cstheme="minorHAnsi"/>
                <w:bCs/>
              </w:rPr>
            </w:pPr>
            <w:ins w:id="735" w:author="Kate Gray" w:date="2025-09-17T10:52:00Z" w16du:dateUtc="2025-09-17T14:52:00Z">
              <w:r>
                <w:t>0x00-0xFF</w:t>
              </w:r>
            </w:ins>
            <w:del w:id="736" w:author="Kate Gray" w:date="2025-09-17T10:52:00Z" w16du:dateUtc="2025-09-17T14:52:00Z">
              <w:r w:rsidDel="009E182C">
                <w:delText>Maximum seconds allowed to start PIN entry (first keypress)</w:delText>
              </w:r>
            </w:del>
          </w:p>
        </w:tc>
        <w:tc>
          <w:tcPr>
            <w:tcW w:w="1890" w:type="dxa"/>
            <w:vAlign w:val="center"/>
            <w:tcPrChange w:id="737" w:author="Kate Gray [2]" w:date="2025-09-17T10:53:00Z" w16du:dateUtc="2025-09-17T14:53:00Z">
              <w:tcPr>
                <w:tcW w:w="247" w:type="dxa"/>
                <w:vAlign w:val="center"/>
              </w:tcPr>
            </w:tcPrChange>
          </w:tcPr>
          <w:p w14:paraId="71F21C00" w14:textId="7CA4E5C2" w:rsidR="009E182C" w:rsidRPr="00F06BC4" w:rsidRDefault="009E182C">
            <w:pPr>
              <w:autoSpaceDE w:val="0"/>
              <w:autoSpaceDN w:val="0"/>
              <w:adjustRightInd w:val="0"/>
              <w:rPr>
                <w:rFonts w:cstheme="minorHAnsi"/>
                <w:bCs/>
              </w:rPr>
            </w:pPr>
            <w:ins w:id="738" w:author="Kate Gray" w:date="2025-09-17T10:52:00Z" w16du:dateUtc="2025-09-17T14:52:00Z">
              <w:r>
                <w:t>SPE Mode</w:t>
              </w:r>
            </w:ins>
          </w:p>
        </w:tc>
        <w:tc>
          <w:tcPr>
            <w:tcW w:w="4165" w:type="dxa"/>
            <w:tcPrChange w:id="739" w:author="Kate Gray [2]" w:date="2025-09-17T10:53:00Z" w16du:dateUtc="2025-09-17T14:53:00Z">
              <w:tcPr>
                <w:tcW w:w="1375" w:type="dxa"/>
                <w:gridSpan w:val="2"/>
              </w:tcPr>
            </w:tcPrChange>
          </w:tcPr>
          <w:p w14:paraId="18B51CE1" w14:textId="721D9067" w:rsidR="009E182C" w:rsidRPr="00F06BC4" w:rsidRDefault="009E182C">
            <w:pPr>
              <w:autoSpaceDE w:val="0"/>
              <w:autoSpaceDN w:val="0"/>
              <w:adjustRightInd w:val="0"/>
              <w:rPr>
                <w:rFonts w:cstheme="minorHAnsi"/>
                <w:bCs/>
              </w:rPr>
            </w:pPr>
            <w:ins w:id="740" w:author="Kate Gray" w:date="2025-09-17T10:53:00Z" w16du:dateUtc="2025-09-17T14:53:00Z">
              <w:r>
                <w:t>See SPE Mode table</w:t>
              </w:r>
            </w:ins>
          </w:p>
        </w:tc>
      </w:tr>
      <w:tr w:rsidR="009E182C" w:rsidRPr="00F06BC4" w14:paraId="6D42F3B9" w14:textId="77219231" w:rsidTr="009E182C">
        <w:trPr>
          <w:trPrChange w:id="741" w:author="Kate Gray [2]" w:date="2025-09-17T10:53:00Z" w16du:dateUtc="2025-09-17T14:53:00Z">
            <w:trPr>
              <w:gridBefore w:val="1"/>
            </w:trPr>
          </w:trPrChange>
        </w:trPr>
        <w:tc>
          <w:tcPr>
            <w:tcW w:w="1289" w:type="dxa"/>
            <w:vAlign w:val="center"/>
            <w:tcPrChange w:id="742" w:author="Kate Gray [2]" w:date="2025-09-17T10:53:00Z" w16du:dateUtc="2025-09-17T14:53:00Z">
              <w:tcPr>
                <w:tcW w:w="1435" w:type="dxa"/>
                <w:gridSpan w:val="2"/>
                <w:vAlign w:val="center"/>
              </w:tcPr>
            </w:tcPrChange>
          </w:tcPr>
          <w:p w14:paraId="29BE27BC" w14:textId="440C9720" w:rsidR="009E182C" w:rsidRDefault="009E182C" w:rsidP="008F161C">
            <w:pPr>
              <w:autoSpaceDE w:val="0"/>
              <w:autoSpaceDN w:val="0"/>
              <w:adjustRightInd w:val="0"/>
              <w:rPr>
                <w:rFonts w:cstheme="minorHAnsi"/>
                <w:bCs/>
              </w:rPr>
            </w:pPr>
            <w:r>
              <w:rPr>
                <w:rFonts w:cstheme="minorHAnsi"/>
                <w:bCs/>
              </w:rPr>
              <w:t>DATA[1]</w:t>
            </w:r>
          </w:p>
        </w:tc>
        <w:tc>
          <w:tcPr>
            <w:tcW w:w="1676" w:type="dxa"/>
            <w:tcPrChange w:id="743" w:author="Kate Gray [2]" w:date="2025-09-17T10:53:00Z" w16du:dateUtc="2025-09-17T14:53:00Z">
              <w:tcPr>
                <w:tcW w:w="5963" w:type="dxa"/>
                <w:gridSpan w:val="3"/>
              </w:tcPr>
            </w:tcPrChange>
          </w:tcPr>
          <w:p w14:paraId="7F072957" w14:textId="7462DDDD" w:rsidR="009E182C" w:rsidRDefault="009E182C">
            <w:pPr>
              <w:autoSpaceDE w:val="0"/>
              <w:autoSpaceDN w:val="0"/>
              <w:adjustRightInd w:val="0"/>
            </w:pPr>
            <w:ins w:id="744" w:author="Kate Gray" w:date="2025-09-17T10:52:00Z" w16du:dateUtc="2025-09-17T14:52:00Z">
              <w:r>
                <w:t>0x00-0xFF</w:t>
              </w:r>
            </w:ins>
            <w:del w:id="745" w:author="Kate Gray" w:date="2025-09-17T10:52:00Z" w16du:dateUtc="2025-09-17T14:52:00Z">
              <w:r w:rsidDel="009E182C">
                <w:delText>Maximum seconds allowed between successive keystrokes</w:delText>
              </w:r>
            </w:del>
          </w:p>
        </w:tc>
        <w:tc>
          <w:tcPr>
            <w:tcW w:w="1890" w:type="dxa"/>
            <w:vAlign w:val="center"/>
            <w:tcPrChange w:id="746" w:author="Kate Gray [2]" w:date="2025-09-17T10:53:00Z" w16du:dateUtc="2025-09-17T14:53:00Z">
              <w:tcPr>
                <w:tcW w:w="247" w:type="dxa"/>
                <w:vAlign w:val="center"/>
              </w:tcPr>
            </w:tcPrChange>
          </w:tcPr>
          <w:p w14:paraId="50C9EAD6" w14:textId="5993E476" w:rsidR="009E182C" w:rsidRPr="00F06BC4" w:rsidRDefault="009E182C">
            <w:pPr>
              <w:autoSpaceDE w:val="0"/>
              <w:autoSpaceDN w:val="0"/>
              <w:adjustRightInd w:val="0"/>
              <w:rPr>
                <w:rFonts w:cstheme="minorHAnsi"/>
                <w:bCs/>
              </w:rPr>
            </w:pPr>
            <w:ins w:id="747" w:author="Kate Gray" w:date="2025-09-17T10:53:00Z" w16du:dateUtc="2025-09-17T14:53:00Z">
              <w:r>
                <w:t>Start Timeout</w:t>
              </w:r>
            </w:ins>
          </w:p>
        </w:tc>
        <w:tc>
          <w:tcPr>
            <w:tcW w:w="4165" w:type="dxa"/>
            <w:tcPrChange w:id="748" w:author="Kate Gray [2]" w:date="2025-09-17T10:53:00Z" w16du:dateUtc="2025-09-17T14:53:00Z">
              <w:tcPr>
                <w:tcW w:w="1375" w:type="dxa"/>
                <w:gridSpan w:val="2"/>
              </w:tcPr>
            </w:tcPrChange>
          </w:tcPr>
          <w:p w14:paraId="5DF25351" w14:textId="3D41B8B3" w:rsidR="009E182C" w:rsidRPr="00F06BC4" w:rsidRDefault="009E182C">
            <w:pPr>
              <w:autoSpaceDE w:val="0"/>
              <w:autoSpaceDN w:val="0"/>
              <w:adjustRightInd w:val="0"/>
              <w:rPr>
                <w:rFonts w:cstheme="minorHAnsi"/>
                <w:bCs/>
              </w:rPr>
            </w:pPr>
            <w:ins w:id="749" w:author="Kate Gray" w:date="2025-09-17T10:53:00Z" w16du:dateUtc="2025-09-17T14:53:00Z">
              <w:r>
                <w:t>Maximum seconds to start PIN entry (ignored if Mode=0x00)</w:t>
              </w:r>
            </w:ins>
          </w:p>
        </w:tc>
      </w:tr>
      <w:tr w:rsidR="009E182C" w:rsidRPr="00F06BC4" w14:paraId="2713D8F1" w14:textId="34732B75" w:rsidTr="009E182C">
        <w:trPr>
          <w:trPrChange w:id="750" w:author="Kate Gray [2]" w:date="2025-09-17T10:53:00Z" w16du:dateUtc="2025-09-17T14:53:00Z">
            <w:trPr>
              <w:gridBefore w:val="1"/>
            </w:trPr>
          </w:trPrChange>
        </w:trPr>
        <w:tc>
          <w:tcPr>
            <w:tcW w:w="1289" w:type="dxa"/>
            <w:vAlign w:val="center"/>
            <w:tcPrChange w:id="751" w:author="Kate Gray [2]" w:date="2025-09-17T10:53:00Z" w16du:dateUtc="2025-09-17T14:53:00Z">
              <w:tcPr>
                <w:tcW w:w="1435" w:type="dxa"/>
                <w:gridSpan w:val="2"/>
                <w:vAlign w:val="center"/>
              </w:tcPr>
            </w:tcPrChange>
          </w:tcPr>
          <w:p w14:paraId="4CE7F35B" w14:textId="35353458" w:rsidR="009E182C" w:rsidRDefault="009E182C" w:rsidP="008F161C">
            <w:pPr>
              <w:autoSpaceDE w:val="0"/>
              <w:autoSpaceDN w:val="0"/>
              <w:adjustRightInd w:val="0"/>
              <w:rPr>
                <w:rFonts w:cstheme="minorHAnsi"/>
                <w:bCs/>
              </w:rPr>
            </w:pPr>
            <w:commentRangeStart w:id="752"/>
            <w:r>
              <w:rPr>
                <w:rFonts w:cstheme="minorHAnsi"/>
                <w:bCs/>
              </w:rPr>
              <w:t>DATA[2]</w:t>
            </w:r>
          </w:p>
        </w:tc>
        <w:tc>
          <w:tcPr>
            <w:tcW w:w="1676" w:type="dxa"/>
            <w:tcPrChange w:id="753" w:author="Kate Gray [2]" w:date="2025-09-17T10:53:00Z" w16du:dateUtc="2025-09-17T14:53:00Z">
              <w:tcPr>
                <w:tcW w:w="5963" w:type="dxa"/>
                <w:gridSpan w:val="3"/>
              </w:tcPr>
            </w:tcPrChange>
          </w:tcPr>
          <w:p w14:paraId="096BC861" w14:textId="446C435E" w:rsidR="009E182C" w:rsidDel="009E182C" w:rsidRDefault="009E182C" w:rsidP="00192DB9">
            <w:pPr>
              <w:autoSpaceDE w:val="0"/>
              <w:autoSpaceDN w:val="0"/>
              <w:adjustRightInd w:val="0"/>
              <w:rPr>
                <w:del w:id="754" w:author="Kate Gray" w:date="2025-09-17T10:52:00Z" w16du:dateUtc="2025-09-17T14:52:00Z"/>
              </w:rPr>
            </w:pPr>
            <w:ins w:id="755" w:author="Kate Gray" w:date="2025-09-17T10:52:00Z" w16du:dateUtc="2025-09-17T14:52:00Z">
              <w:r>
                <w:t>0x00-0xFF</w:t>
              </w:r>
            </w:ins>
            <w:del w:id="756" w:author="Kate Gray" w:date="2025-09-17T10:52:00Z" w16du:dateUtc="2025-09-17T14:52:00Z">
              <w:r w:rsidDel="009E182C">
                <w:delText>Flags:</w:delText>
              </w:r>
              <w:r w:rsidDel="009E182C">
                <w:br/>
                <w:delText>b0 – Allow contactless PIN verify if VCI established</w:delText>
              </w:r>
            </w:del>
          </w:p>
          <w:p w14:paraId="318D3783" w14:textId="2C035E38" w:rsidR="009E182C" w:rsidDel="009E182C" w:rsidRDefault="009E182C" w:rsidP="00192DB9">
            <w:pPr>
              <w:autoSpaceDE w:val="0"/>
              <w:autoSpaceDN w:val="0"/>
              <w:adjustRightInd w:val="0"/>
              <w:rPr>
                <w:del w:id="757" w:author="Kate Gray" w:date="2025-09-17T10:52:00Z" w16du:dateUtc="2025-09-17T14:52:00Z"/>
              </w:rPr>
            </w:pPr>
            <w:del w:id="758" w:author="Kate Gray" w:date="2025-09-17T10:52:00Z" w16du:dateUtc="2025-09-17T14:52:00Z">
              <w:r w:rsidDel="009E182C">
                <w:delText>b1 – Allow retry continuation if card still present</w:delText>
              </w:r>
            </w:del>
          </w:p>
          <w:p w14:paraId="796FD820" w14:textId="18425965" w:rsidR="009E182C" w:rsidRDefault="009E182C" w:rsidP="00192DB9">
            <w:pPr>
              <w:autoSpaceDE w:val="0"/>
              <w:autoSpaceDN w:val="0"/>
              <w:adjustRightInd w:val="0"/>
            </w:pPr>
            <w:del w:id="759" w:author="Kate Gray" w:date="2025-09-17T10:52:00Z" w16du:dateUtc="2025-09-17T14:52:00Z">
              <w:r w:rsidDel="009E182C">
                <w:delText>b2–b7 – RFU</w:delText>
              </w:r>
            </w:del>
          </w:p>
        </w:tc>
        <w:tc>
          <w:tcPr>
            <w:tcW w:w="1890" w:type="dxa"/>
            <w:vAlign w:val="center"/>
            <w:tcPrChange w:id="760" w:author="Kate Gray [2]" w:date="2025-09-17T10:53:00Z" w16du:dateUtc="2025-09-17T14:53:00Z">
              <w:tcPr>
                <w:tcW w:w="247" w:type="dxa"/>
                <w:vAlign w:val="center"/>
              </w:tcPr>
            </w:tcPrChange>
          </w:tcPr>
          <w:p w14:paraId="52C33D4F" w14:textId="078D2AFB" w:rsidR="009E182C" w:rsidRPr="00F06BC4" w:rsidRDefault="009E182C">
            <w:pPr>
              <w:autoSpaceDE w:val="0"/>
              <w:autoSpaceDN w:val="0"/>
              <w:adjustRightInd w:val="0"/>
              <w:rPr>
                <w:rFonts w:cstheme="minorHAnsi"/>
                <w:bCs/>
              </w:rPr>
            </w:pPr>
            <w:ins w:id="761" w:author="Kate Gray" w:date="2025-09-17T10:53:00Z" w16du:dateUtc="2025-09-17T14:53:00Z">
              <w:r>
                <w:t>Inter-key Timeout</w:t>
              </w:r>
            </w:ins>
          </w:p>
        </w:tc>
        <w:tc>
          <w:tcPr>
            <w:tcW w:w="4165" w:type="dxa"/>
            <w:tcPrChange w:id="762" w:author="Kate Gray [2]" w:date="2025-09-17T10:53:00Z" w16du:dateUtc="2025-09-17T14:53:00Z">
              <w:tcPr>
                <w:tcW w:w="1375" w:type="dxa"/>
                <w:gridSpan w:val="2"/>
              </w:tcPr>
            </w:tcPrChange>
          </w:tcPr>
          <w:p w14:paraId="415709F6" w14:textId="13E4CB16" w:rsidR="009E182C" w:rsidRPr="00F06BC4" w:rsidRDefault="009E182C">
            <w:pPr>
              <w:autoSpaceDE w:val="0"/>
              <w:autoSpaceDN w:val="0"/>
              <w:adjustRightInd w:val="0"/>
              <w:rPr>
                <w:rFonts w:cstheme="minorHAnsi"/>
                <w:bCs/>
              </w:rPr>
            </w:pPr>
            <w:ins w:id="763" w:author="Kate Gray" w:date="2025-09-17T10:53:00Z" w16du:dateUtc="2025-09-17T14:53:00Z">
              <w:r>
                <w:t>Maximum seconds between keystrokes (ignored if Mode=0x00)</w:t>
              </w:r>
            </w:ins>
            <w:commentRangeEnd w:id="752"/>
            <w:r w:rsidR="00D97165" w:rsidRPr="00F06BC4">
              <w:rPr>
                <w:rStyle w:val="CommentReference"/>
                <w:rFonts w:cstheme="minorHAnsi"/>
                <w:bCs/>
                <w:sz w:val="22"/>
                <w:szCs w:val="22"/>
              </w:rPr>
              <w:commentReference w:id="752"/>
            </w:r>
          </w:p>
        </w:tc>
      </w:tr>
      <w:tr w:rsidR="009E182C" w:rsidRPr="00F06BC4" w14:paraId="0FB8E48D" w14:textId="4325EFC5" w:rsidTr="009E182C">
        <w:trPr>
          <w:ins w:id="764" w:author="Kate Gray" w:date="2025-09-17T10:50:00Z"/>
          <w:trPrChange w:id="765" w:author="Kate Gray [2]" w:date="2025-09-17T10:53:00Z" w16du:dateUtc="2025-09-17T14:53:00Z">
            <w:trPr>
              <w:gridBefore w:val="1"/>
            </w:trPr>
          </w:trPrChange>
        </w:trPr>
        <w:tc>
          <w:tcPr>
            <w:tcW w:w="1289" w:type="dxa"/>
            <w:vAlign w:val="center"/>
            <w:tcPrChange w:id="766" w:author="Kate Gray [2]" w:date="2025-09-17T10:53:00Z" w16du:dateUtc="2025-09-17T14:53:00Z">
              <w:tcPr>
                <w:tcW w:w="1435" w:type="dxa"/>
                <w:gridSpan w:val="2"/>
                <w:vAlign w:val="center"/>
              </w:tcPr>
            </w:tcPrChange>
          </w:tcPr>
          <w:p w14:paraId="4CACB094" w14:textId="4477C3A5" w:rsidR="009E182C" w:rsidRDefault="009E182C" w:rsidP="008F161C">
            <w:pPr>
              <w:autoSpaceDE w:val="0"/>
              <w:autoSpaceDN w:val="0"/>
              <w:adjustRightInd w:val="0"/>
              <w:rPr>
                <w:ins w:id="767" w:author="Kate Gray" w:date="2025-09-17T10:50:00Z" w16du:dateUtc="2025-09-17T14:50:00Z"/>
                <w:rFonts w:cstheme="minorHAnsi"/>
                <w:bCs/>
              </w:rPr>
            </w:pPr>
            <w:ins w:id="768" w:author="Kate Gray" w:date="2025-09-17T10:50:00Z" w16du:dateUtc="2025-09-17T14:50:00Z">
              <w:r>
                <w:rPr>
                  <w:rFonts w:cstheme="minorHAnsi"/>
                  <w:bCs/>
                </w:rPr>
                <w:t>DATA[</w:t>
              </w:r>
            </w:ins>
            <w:ins w:id="769" w:author="Kate Gray" w:date="2025-09-17T10:51:00Z" w16du:dateUtc="2025-09-17T14:51:00Z">
              <w:r>
                <w:rPr>
                  <w:rFonts w:cstheme="minorHAnsi"/>
                  <w:bCs/>
                </w:rPr>
                <w:t>3</w:t>
              </w:r>
            </w:ins>
            <w:ins w:id="770" w:author="Kate Gray" w:date="2025-09-17T10:50:00Z" w16du:dateUtc="2025-09-17T14:50:00Z">
              <w:r>
                <w:rPr>
                  <w:rFonts w:cstheme="minorHAnsi"/>
                  <w:bCs/>
                </w:rPr>
                <w:t>]</w:t>
              </w:r>
            </w:ins>
          </w:p>
        </w:tc>
        <w:tc>
          <w:tcPr>
            <w:tcW w:w="1676" w:type="dxa"/>
            <w:tcPrChange w:id="771" w:author="Kate Gray [2]" w:date="2025-09-17T10:53:00Z" w16du:dateUtc="2025-09-17T14:53:00Z">
              <w:tcPr>
                <w:tcW w:w="5963" w:type="dxa"/>
                <w:gridSpan w:val="3"/>
              </w:tcPr>
            </w:tcPrChange>
          </w:tcPr>
          <w:p w14:paraId="17FEFFD9" w14:textId="1F9EFB0B" w:rsidR="009E182C" w:rsidRDefault="009E182C" w:rsidP="00192DB9">
            <w:pPr>
              <w:autoSpaceDE w:val="0"/>
              <w:autoSpaceDN w:val="0"/>
              <w:adjustRightInd w:val="0"/>
              <w:rPr>
                <w:ins w:id="772" w:author="Kate Gray" w:date="2025-09-17T10:50:00Z" w16du:dateUtc="2025-09-17T14:50:00Z"/>
              </w:rPr>
            </w:pPr>
            <w:ins w:id="773" w:author="Kate Gray" w:date="2025-09-17T10:52:00Z" w16du:dateUtc="2025-09-17T14:52:00Z">
              <w:r>
                <w:t>0x00-0xFF</w:t>
              </w:r>
            </w:ins>
          </w:p>
        </w:tc>
        <w:tc>
          <w:tcPr>
            <w:tcW w:w="1890" w:type="dxa"/>
            <w:vAlign w:val="center"/>
            <w:tcPrChange w:id="774" w:author="Kate Gray [2]" w:date="2025-09-17T10:53:00Z" w16du:dateUtc="2025-09-17T14:53:00Z">
              <w:tcPr>
                <w:tcW w:w="247" w:type="dxa"/>
                <w:vAlign w:val="center"/>
              </w:tcPr>
            </w:tcPrChange>
          </w:tcPr>
          <w:p w14:paraId="2CA9F8C2" w14:textId="48F60041" w:rsidR="009E182C" w:rsidRPr="00F06BC4" w:rsidRDefault="009E182C">
            <w:pPr>
              <w:autoSpaceDE w:val="0"/>
              <w:autoSpaceDN w:val="0"/>
              <w:adjustRightInd w:val="0"/>
              <w:rPr>
                <w:ins w:id="775" w:author="Kate Gray" w:date="2025-09-17T10:50:00Z" w16du:dateUtc="2025-09-17T14:50:00Z"/>
                <w:rFonts w:cstheme="minorHAnsi"/>
                <w:bCs/>
              </w:rPr>
            </w:pPr>
            <w:ins w:id="776" w:author="Kate Gray" w:date="2025-09-17T10:53:00Z" w16du:dateUtc="2025-09-17T14:53:00Z">
              <w:r>
                <w:t>Flags</w:t>
              </w:r>
            </w:ins>
          </w:p>
        </w:tc>
        <w:tc>
          <w:tcPr>
            <w:tcW w:w="4165" w:type="dxa"/>
            <w:tcPrChange w:id="777" w:author="Kate Gray [2]" w:date="2025-09-17T10:53:00Z" w16du:dateUtc="2025-09-17T14:53:00Z">
              <w:tcPr>
                <w:tcW w:w="1375" w:type="dxa"/>
                <w:gridSpan w:val="2"/>
              </w:tcPr>
            </w:tcPrChange>
          </w:tcPr>
          <w:p w14:paraId="216C2465" w14:textId="233F5787" w:rsidR="009E182C" w:rsidRPr="00F06BC4" w:rsidRDefault="009E182C">
            <w:pPr>
              <w:autoSpaceDE w:val="0"/>
              <w:autoSpaceDN w:val="0"/>
              <w:adjustRightInd w:val="0"/>
              <w:rPr>
                <w:ins w:id="778" w:author="Kate Gray" w:date="2025-09-17T10:52:00Z" w16du:dateUtc="2025-09-17T14:52:00Z"/>
                <w:rFonts w:cstheme="minorHAnsi"/>
                <w:bCs/>
              </w:rPr>
            </w:pPr>
            <w:ins w:id="779" w:author="Kate Gray" w:date="2025-09-17T10:53:00Z" w16du:dateUtc="2025-09-17T14:53:00Z">
              <w:r>
                <w:t>See SPE Flags table</w:t>
              </w:r>
            </w:ins>
          </w:p>
        </w:tc>
      </w:tr>
      <w:tr w:rsidR="009E182C" w:rsidRPr="00F06BC4" w14:paraId="0C9321FE" w14:textId="4CBD09A3" w:rsidTr="009E182C">
        <w:trPr>
          <w:ins w:id="780" w:author="Kate Gray" w:date="2025-09-17T10:50:00Z"/>
          <w:trPrChange w:id="781" w:author="Kate Gray [2]" w:date="2025-09-17T10:53:00Z" w16du:dateUtc="2025-09-17T14:53:00Z">
            <w:trPr>
              <w:gridBefore w:val="1"/>
            </w:trPr>
          </w:trPrChange>
        </w:trPr>
        <w:tc>
          <w:tcPr>
            <w:tcW w:w="1289" w:type="dxa"/>
            <w:vAlign w:val="center"/>
            <w:tcPrChange w:id="782" w:author="Kate Gray [2]" w:date="2025-09-17T10:53:00Z" w16du:dateUtc="2025-09-17T14:53:00Z">
              <w:tcPr>
                <w:tcW w:w="1435" w:type="dxa"/>
                <w:gridSpan w:val="2"/>
                <w:vAlign w:val="center"/>
              </w:tcPr>
            </w:tcPrChange>
          </w:tcPr>
          <w:p w14:paraId="711B1F3C" w14:textId="67577E6C" w:rsidR="009E182C" w:rsidRDefault="009E182C" w:rsidP="008F161C">
            <w:pPr>
              <w:autoSpaceDE w:val="0"/>
              <w:autoSpaceDN w:val="0"/>
              <w:adjustRightInd w:val="0"/>
              <w:rPr>
                <w:ins w:id="783" w:author="Kate Gray" w:date="2025-09-17T10:50:00Z" w16du:dateUtc="2025-09-17T14:50:00Z"/>
                <w:rFonts w:cstheme="minorHAnsi"/>
                <w:bCs/>
              </w:rPr>
            </w:pPr>
            <w:ins w:id="784" w:author="Kate Gray" w:date="2025-09-17T10:51:00Z" w16du:dateUtc="2025-09-17T14:51:00Z">
              <w:r>
                <w:rPr>
                  <w:rFonts w:cstheme="minorHAnsi"/>
                  <w:bCs/>
                </w:rPr>
                <w:lastRenderedPageBreak/>
                <w:t>DATA[4-5</w:t>
              </w:r>
            </w:ins>
            <w:ins w:id="785" w:author="Kate Gray" w:date="2025-09-17T10:52:00Z" w16du:dateUtc="2025-09-17T14:52:00Z">
              <w:r>
                <w:rPr>
                  <w:rFonts w:cstheme="minorHAnsi"/>
                  <w:bCs/>
                </w:rPr>
                <w:t>]</w:t>
              </w:r>
            </w:ins>
          </w:p>
        </w:tc>
        <w:tc>
          <w:tcPr>
            <w:tcW w:w="1676" w:type="dxa"/>
            <w:tcPrChange w:id="786" w:author="Kate Gray [2]" w:date="2025-09-17T10:53:00Z" w16du:dateUtc="2025-09-17T14:53:00Z">
              <w:tcPr>
                <w:tcW w:w="5963" w:type="dxa"/>
                <w:gridSpan w:val="3"/>
              </w:tcPr>
            </w:tcPrChange>
          </w:tcPr>
          <w:p w14:paraId="388A389C" w14:textId="25818921" w:rsidR="009E182C" w:rsidRDefault="009E182C" w:rsidP="00192DB9">
            <w:pPr>
              <w:autoSpaceDE w:val="0"/>
              <w:autoSpaceDN w:val="0"/>
              <w:adjustRightInd w:val="0"/>
              <w:rPr>
                <w:ins w:id="787" w:author="Kate Gray" w:date="2025-09-17T10:50:00Z" w16du:dateUtc="2025-09-17T14:50:00Z"/>
              </w:rPr>
            </w:pPr>
            <w:ins w:id="788" w:author="Kate Gray" w:date="2025-09-17T10:52:00Z" w16du:dateUtc="2025-09-17T14:52:00Z">
              <w:r>
                <w:t>0x0000-0xFFFF</w:t>
              </w:r>
            </w:ins>
          </w:p>
        </w:tc>
        <w:tc>
          <w:tcPr>
            <w:tcW w:w="1890" w:type="dxa"/>
            <w:vAlign w:val="center"/>
            <w:tcPrChange w:id="789" w:author="Kate Gray [2]" w:date="2025-09-17T10:53:00Z" w16du:dateUtc="2025-09-17T14:53:00Z">
              <w:tcPr>
                <w:tcW w:w="247" w:type="dxa"/>
                <w:vAlign w:val="center"/>
              </w:tcPr>
            </w:tcPrChange>
          </w:tcPr>
          <w:p w14:paraId="29AA7D3C" w14:textId="34EE4180" w:rsidR="009E182C" w:rsidRPr="00F06BC4" w:rsidRDefault="009E182C">
            <w:pPr>
              <w:autoSpaceDE w:val="0"/>
              <w:autoSpaceDN w:val="0"/>
              <w:adjustRightInd w:val="0"/>
              <w:rPr>
                <w:ins w:id="790" w:author="Kate Gray" w:date="2025-09-17T10:50:00Z" w16du:dateUtc="2025-09-17T14:50:00Z"/>
                <w:rFonts w:cstheme="minorHAnsi"/>
                <w:bCs/>
              </w:rPr>
            </w:pPr>
            <w:ins w:id="791" w:author="Kate Gray" w:date="2025-09-17T10:53:00Z" w16du:dateUtc="2025-09-17T14:53:00Z">
              <w:r>
                <w:t>Cache Validity</w:t>
              </w:r>
            </w:ins>
          </w:p>
        </w:tc>
        <w:tc>
          <w:tcPr>
            <w:tcW w:w="4165" w:type="dxa"/>
            <w:tcPrChange w:id="792" w:author="Kate Gray [2]" w:date="2025-09-17T10:53:00Z" w16du:dateUtc="2025-09-17T14:53:00Z">
              <w:tcPr>
                <w:tcW w:w="1375" w:type="dxa"/>
                <w:gridSpan w:val="2"/>
              </w:tcPr>
            </w:tcPrChange>
          </w:tcPr>
          <w:p w14:paraId="0B278EFB" w14:textId="3178DB09" w:rsidR="009E182C" w:rsidRPr="00F06BC4" w:rsidRDefault="009E182C">
            <w:pPr>
              <w:autoSpaceDE w:val="0"/>
              <w:autoSpaceDN w:val="0"/>
              <w:adjustRightInd w:val="0"/>
              <w:rPr>
                <w:ins w:id="793" w:author="Kate Gray" w:date="2025-09-17T10:52:00Z" w16du:dateUtc="2025-09-17T14:52:00Z"/>
                <w:rFonts w:cstheme="minorHAnsi"/>
                <w:bCs/>
              </w:rPr>
            </w:pPr>
            <w:ins w:id="794" w:author="Kate Gray" w:date="2025-09-17T10:53:00Z" w16du:dateUtc="2025-09-17T14:53:00Z">
              <w:r>
                <w:t>PIN cache validity in seconds (LSB first, 0=no caching)</w:t>
              </w:r>
            </w:ins>
          </w:p>
        </w:tc>
      </w:tr>
    </w:tbl>
    <w:p w14:paraId="71F21C03" w14:textId="77777777" w:rsidR="007459ED" w:rsidRDefault="007459ED" w:rsidP="007459ED">
      <w:pPr>
        <w:pStyle w:val="NoSpacing"/>
      </w:pPr>
    </w:p>
    <w:p w14:paraId="2E7535B6" w14:textId="4430F91E" w:rsidR="009E182C" w:rsidRPr="00AE38F1" w:rsidRDefault="009E182C" w:rsidP="009E182C">
      <w:pPr>
        <w:spacing w:before="100" w:beforeAutospacing="1" w:after="100" w:afterAutospacing="1" w:line="240" w:lineRule="auto"/>
        <w:outlineLvl w:val="2"/>
        <w:rPr>
          <w:ins w:id="795" w:author="Kate Gray" w:date="2025-09-17T10:56:00Z" w16du:dateUtc="2025-09-17T14:56:00Z"/>
          <w:rFonts w:eastAsia="Times New Roman" w:cstheme="minorHAnsi"/>
          <w:b/>
          <w:bCs/>
          <w:sz w:val="27"/>
          <w:szCs w:val="27"/>
        </w:rPr>
      </w:pPr>
      <w:ins w:id="796" w:author="Kate Gray" w:date="2025-09-17T10:56:00Z">
        <w:r w:rsidRPr="009E182C">
          <w:rPr>
            <w:rFonts w:eastAsia="Times New Roman" w:cstheme="minorHAnsi"/>
            <w:b/>
            <w:bCs/>
            <w:sz w:val="27"/>
            <w:szCs w:val="27"/>
          </w:rPr>
          <w:t>SPE Mode Values</w:t>
        </w:r>
      </w:ins>
    </w:p>
    <w:tbl>
      <w:tblPr>
        <w:tblStyle w:val="TableGrid"/>
        <w:tblW w:w="4570" w:type="pct"/>
        <w:tblLook w:val="04A0" w:firstRow="1" w:lastRow="0" w:firstColumn="1" w:lastColumn="0" w:noHBand="0" w:noVBand="1"/>
      </w:tblPr>
      <w:tblGrid>
        <w:gridCol w:w="1167"/>
        <w:gridCol w:w="7388"/>
        <w:tblGridChange w:id="797">
          <w:tblGrid>
            <w:gridCol w:w="1167"/>
            <w:gridCol w:w="7388"/>
          </w:tblGrid>
        </w:tblGridChange>
      </w:tblGrid>
      <w:tr w:rsidR="009E182C" w:rsidRPr="00AE38F1" w14:paraId="08265423" w14:textId="77777777">
        <w:trPr>
          <w:ins w:id="798" w:author="Kate Gray" w:date="2025-09-17T10:56:00Z"/>
        </w:trPr>
        <w:tc>
          <w:tcPr>
            <w:tcW w:w="682" w:type="pct"/>
          </w:tcPr>
          <w:p w14:paraId="619A49BA" w14:textId="77777777" w:rsidR="009E182C" w:rsidRPr="00AE38F1" w:rsidRDefault="009E182C">
            <w:pPr>
              <w:spacing w:before="100" w:beforeAutospacing="1" w:after="100" w:afterAutospacing="1"/>
              <w:outlineLvl w:val="2"/>
              <w:rPr>
                <w:ins w:id="799" w:author="Kate Gray" w:date="2025-09-17T10:56:00Z" w16du:dateUtc="2025-09-17T14:56:00Z"/>
                <w:rFonts w:eastAsia="Times New Roman" w:cstheme="minorHAnsi"/>
                <w:b/>
                <w:bCs/>
                <w:sz w:val="27"/>
                <w:szCs w:val="27"/>
              </w:rPr>
            </w:pPr>
            <w:ins w:id="800" w:author="Kate Gray" w:date="2025-09-17T10:56:00Z" w16du:dateUtc="2025-09-17T14:56:00Z">
              <w:r w:rsidRPr="009B30FF">
                <w:rPr>
                  <w:rFonts w:cstheme="minorHAnsi"/>
                  <w:b/>
                </w:rPr>
                <w:t>Value</w:t>
              </w:r>
            </w:ins>
          </w:p>
        </w:tc>
        <w:tc>
          <w:tcPr>
            <w:tcW w:w="4318" w:type="pct"/>
          </w:tcPr>
          <w:p w14:paraId="770B50C4" w14:textId="77777777" w:rsidR="009E182C" w:rsidRPr="00AE38F1" w:rsidRDefault="009E182C">
            <w:pPr>
              <w:spacing w:before="100" w:beforeAutospacing="1" w:after="100" w:afterAutospacing="1"/>
              <w:outlineLvl w:val="2"/>
              <w:rPr>
                <w:ins w:id="801" w:author="Kate Gray" w:date="2025-09-17T10:56:00Z" w16du:dateUtc="2025-09-17T14:56:00Z"/>
                <w:rFonts w:eastAsia="Times New Roman" w:cstheme="minorHAnsi"/>
                <w:b/>
                <w:bCs/>
                <w:sz w:val="27"/>
                <w:szCs w:val="27"/>
              </w:rPr>
            </w:pPr>
            <w:ins w:id="802" w:author="Kate Gray" w:date="2025-09-17T10:56:00Z" w16du:dateUtc="2025-09-17T14:56:00Z">
              <w:r w:rsidRPr="009B30FF">
                <w:rPr>
                  <w:rFonts w:cstheme="minorHAnsi"/>
                  <w:b/>
                </w:rPr>
                <w:t>Description</w:t>
              </w:r>
            </w:ins>
          </w:p>
        </w:tc>
      </w:tr>
      <w:tr w:rsidR="009E182C" w:rsidRPr="00AE38F1" w14:paraId="767308B6" w14:textId="77777777">
        <w:trPr>
          <w:ins w:id="803" w:author="Kate Gray" w:date="2025-09-17T10:56:00Z"/>
        </w:trPr>
        <w:tc>
          <w:tcPr>
            <w:tcW w:w="682" w:type="pct"/>
          </w:tcPr>
          <w:p w14:paraId="4176699A" w14:textId="77777777" w:rsidR="009E182C" w:rsidRPr="00AE38F1" w:rsidRDefault="009E182C">
            <w:pPr>
              <w:spacing w:before="100" w:beforeAutospacing="1" w:after="100" w:afterAutospacing="1"/>
              <w:outlineLvl w:val="2"/>
              <w:rPr>
                <w:ins w:id="804" w:author="Kate Gray" w:date="2025-09-17T10:56:00Z" w16du:dateUtc="2025-09-17T14:56:00Z"/>
                <w:rFonts w:eastAsia="Times New Roman" w:cstheme="minorHAnsi"/>
              </w:rPr>
            </w:pPr>
            <w:ins w:id="805" w:author="Kate Gray" w:date="2025-09-17T10:56:00Z" w16du:dateUtc="2025-09-17T14:56:00Z">
              <w:r>
                <w:rPr>
                  <w:rFonts w:eastAsia="Times New Roman" w:cstheme="minorHAnsi"/>
                </w:rPr>
                <w:t>0x00</w:t>
              </w:r>
            </w:ins>
          </w:p>
        </w:tc>
        <w:tc>
          <w:tcPr>
            <w:tcW w:w="4318" w:type="pct"/>
          </w:tcPr>
          <w:p w14:paraId="76BE1D32" w14:textId="2090E7A0" w:rsidR="009E182C" w:rsidRPr="00AE38F1" w:rsidRDefault="00307176">
            <w:pPr>
              <w:spacing w:before="100" w:beforeAutospacing="1" w:after="100" w:afterAutospacing="1"/>
              <w:outlineLvl w:val="2"/>
              <w:rPr>
                <w:ins w:id="806" w:author="Kate Gray" w:date="2025-09-17T10:56:00Z" w16du:dateUtc="2025-09-17T14:56:00Z"/>
                <w:rFonts w:eastAsia="Times New Roman" w:cstheme="minorHAnsi"/>
              </w:rPr>
            </w:pPr>
            <w:ins w:id="807" w:author="Kate Gray" w:date="2025-09-17T10:57:00Z" w16du:dateUtc="2025-09-17T14:57:00Z">
              <w:r>
                <w:t>Status Only - Return current SPE status without changes</w:t>
              </w:r>
            </w:ins>
          </w:p>
        </w:tc>
      </w:tr>
      <w:tr w:rsidR="009E182C" w:rsidRPr="00AE38F1" w14:paraId="284EBDD9" w14:textId="77777777">
        <w:trPr>
          <w:ins w:id="808" w:author="Kate Gray" w:date="2025-09-17T10:56:00Z"/>
        </w:trPr>
        <w:tc>
          <w:tcPr>
            <w:tcW w:w="682" w:type="pct"/>
          </w:tcPr>
          <w:p w14:paraId="36223091" w14:textId="77777777" w:rsidR="009E182C" w:rsidRPr="00AE38F1" w:rsidRDefault="009E182C">
            <w:pPr>
              <w:spacing w:before="100" w:beforeAutospacing="1" w:after="100" w:afterAutospacing="1"/>
              <w:outlineLvl w:val="2"/>
              <w:rPr>
                <w:ins w:id="809" w:author="Kate Gray" w:date="2025-09-17T10:56:00Z" w16du:dateUtc="2025-09-17T14:56:00Z"/>
                <w:rFonts w:eastAsia="Times New Roman" w:cstheme="minorHAnsi"/>
              </w:rPr>
            </w:pPr>
            <w:ins w:id="810" w:author="Kate Gray" w:date="2025-09-17T10:56:00Z" w16du:dateUtc="2025-09-17T14:56:00Z">
              <w:r>
                <w:rPr>
                  <w:rFonts w:eastAsia="Times New Roman" w:cstheme="minorHAnsi"/>
                </w:rPr>
                <w:t>0x01</w:t>
              </w:r>
            </w:ins>
          </w:p>
        </w:tc>
        <w:tc>
          <w:tcPr>
            <w:tcW w:w="4318" w:type="pct"/>
          </w:tcPr>
          <w:p w14:paraId="58AE0DA8" w14:textId="76A3BB44" w:rsidR="009E182C" w:rsidRPr="00AE38F1" w:rsidRDefault="00307176">
            <w:pPr>
              <w:spacing w:before="100" w:beforeAutospacing="1" w:after="100" w:afterAutospacing="1"/>
              <w:outlineLvl w:val="2"/>
              <w:rPr>
                <w:ins w:id="811" w:author="Kate Gray" w:date="2025-09-17T10:56:00Z" w16du:dateUtc="2025-09-17T14:56:00Z"/>
                <w:rFonts w:eastAsia="Times New Roman" w:cstheme="minorHAnsi"/>
              </w:rPr>
            </w:pPr>
            <w:ins w:id="812" w:author="Kate Gray" w:date="2025-09-17T10:57:00Z" w16du:dateUtc="2025-09-17T14:57:00Z">
              <w:r>
                <w:t>Normal - Single PIN verification with card present (Contact)</w:t>
              </w:r>
            </w:ins>
          </w:p>
        </w:tc>
      </w:tr>
      <w:tr w:rsidR="009E182C" w:rsidRPr="00AE38F1" w14:paraId="655DBD7B" w14:textId="77777777">
        <w:trPr>
          <w:ins w:id="813" w:author="Kate Gray" w:date="2025-09-17T10:56:00Z"/>
        </w:trPr>
        <w:tc>
          <w:tcPr>
            <w:tcW w:w="682" w:type="pct"/>
          </w:tcPr>
          <w:p w14:paraId="6FD6032C" w14:textId="77777777" w:rsidR="009E182C" w:rsidRPr="00AE38F1" w:rsidRDefault="009E182C">
            <w:pPr>
              <w:spacing w:before="100" w:beforeAutospacing="1" w:after="100" w:afterAutospacing="1"/>
              <w:outlineLvl w:val="2"/>
              <w:rPr>
                <w:ins w:id="814" w:author="Kate Gray" w:date="2025-09-17T10:56:00Z" w16du:dateUtc="2025-09-17T14:56:00Z"/>
                <w:rFonts w:eastAsia="Times New Roman" w:cstheme="minorHAnsi"/>
              </w:rPr>
            </w:pPr>
            <w:ins w:id="815" w:author="Kate Gray" w:date="2025-09-17T10:56:00Z" w16du:dateUtc="2025-09-17T14:56:00Z">
              <w:r>
                <w:rPr>
                  <w:rFonts w:eastAsia="Times New Roman" w:cstheme="minorHAnsi"/>
                </w:rPr>
                <w:t>0x02</w:t>
              </w:r>
            </w:ins>
          </w:p>
        </w:tc>
        <w:tc>
          <w:tcPr>
            <w:tcW w:w="4318" w:type="pct"/>
          </w:tcPr>
          <w:p w14:paraId="0044AAEC" w14:textId="27570631" w:rsidR="009E182C" w:rsidRPr="00AE38F1" w:rsidRDefault="00307176">
            <w:pPr>
              <w:spacing w:before="100" w:beforeAutospacing="1" w:after="100" w:afterAutospacing="1"/>
              <w:outlineLvl w:val="2"/>
              <w:rPr>
                <w:ins w:id="816" w:author="Kate Gray" w:date="2025-09-17T10:56:00Z" w16du:dateUtc="2025-09-17T14:56:00Z"/>
                <w:rFonts w:eastAsia="Times New Roman" w:cstheme="minorHAnsi"/>
              </w:rPr>
            </w:pPr>
            <w:ins w:id="817" w:author="Kate Gray" w:date="2025-09-17T10:57:00Z" w16du:dateUtc="2025-09-17T14:57:00Z">
              <w:r>
                <w:t>VCI Pre-Cache - Collect PIN before card presentation for VCI</w:t>
              </w:r>
            </w:ins>
          </w:p>
        </w:tc>
      </w:tr>
      <w:tr w:rsidR="00307176" w:rsidRPr="00AE38F1" w14:paraId="293D3681" w14:textId="77777777">
        <w:trPr>
          <w:ins w:id="818" w:author="Kate Gray" w:date="2025-09-17T10:56:00Z"/>
        </w:trPr>
        <w:tc>
          <w:tcPr>
            <w:tcW w:w="682" w:type="pct"/>
          </w:tcPr>
          <w:p w14:paraId="0840684D" w14:textId="441D91B3" w:rsidR="00307176" w:rsidRDefault="00307176">
            <w:pPr>
              <w:spacing w:before="100" w:beforeAutospacing="1" w:after="100" w:afterAutospacing="1"/>
              <w:outlineLvl w:val="2"/>
              <w:rPr>
                <w:ins w:id="819" w:author="Kate Gray" w:date="2025-09-17T10:56:00Z" w16du:dateUtc="2025-09-17T14:56:00Z"/>
                <w:rFonts w:eastAsia="Times New Roman" w:cstheme="minorHAnsi"/>
              </w:rPr>
            </w:pPr>
            <w:ins w:id="820" w:author="Kate Gray" w:date="2025-09-17T10:56:00Z" w16du:dateUtc="2025-09-17T14:56:00Z">
              <w:r>
                <w:rPr>
                  <w:rFonts w:eastAsia="Times New Roman" w:cstheme="minorHAnsi"/>
                </w:rPr>
                <w:t>0x03</w:t>
              </w:r>
            </w:ins>
          </w:p>
        </w:tc>
        <w:tc>
          <w:tcPr>
            <w:tcW w:w="4318" w:type="pct"/>
          </w:tcPr>
          <w:p w14:paraId="29EDF783" w14:textId="7969830D" w:rsidR="00307176" w:rsidRDefault="00307176">
            <w:pPr>
              <w:spacing w:before="100" w:beforeAutospacing="1" w:after="100" w:afterAutospacing="1"/>
              <w:outlineLvl w:val="2"/>
              <w:rPr>
                <w:ins w:id="821" w:author="Kate Gray" w:date="2025-09-17T10:56:00Z" w16du:dateUtc="2025-09-17T14:56:00Z"/>
              </w:rPr>
            </w:pPr>
            <w:ins w:id="822" w:author="Kate Gray" w:date="2025-09-17T10:57:00Z" w16du:dateUtc="2025-09-17T14:57:00Z">
              <w:r>
                <w:t>VCI Execute - Execute PIN verification over VCI with cached PIN</w:t>
              </w:r>
            </w:ins>
          </w:p>
        </w:tc>
      </w:tr>
      <w:tr w:rsidR="00307176" w:rsidRPr="00AE38F1" w14:paraId="3101D7B7" w14:textId="77777777">
        <w:trPr>
          <w:ins w:id="823" w:author="Kate Gray" w:date="2025-09-17T10:56:00Z"/>
        </w:trPr>
        <w:tc>
          <w:tcPr>
            <w:tcW w:w="682" w:type="pct"/>
          </w:tcPr>
          <w:p w14:paraId="68AEAFE4" w14:textId="4523A6C2" w:rsidR="00307176" w:rsidRDefault="00307176">
            <w:pPr>
              <w:spacing w:before="100" w:beforeAutospacing="1" w:after="100" w:afterAutospacing="1"/>
              <w:outlineLvl w:val="2"/>
              <w:rPr>
                <w:ins w:id="824" w:author="Kate Gray" w:date="2025-09-17T10:56:00Z" w16du:dateUtc="2025-09-17T14:56:00Z"/>
                <w:rFonts w:eastAsia="Times New Roman" w:cstheme="minorHAnsi"/>
              </w:rPr>
            </w:pPr>
            <w:commentRangeStart w:id="825"/>
            <w:commentRangeStart w:id="826"/>
            <w:commentRangeStart w:id="827"/>
            <w:ins w:id="828" w:author="Kate Gray" w:date="2025-09-17T10:56:00Z" w16du:dateUtc="2025-09-17T14:56:00Z">
              <w:r>
                <w:rPr>
                  <w:rFonts w:eastAsia="Times New Roman" w:cstheme="minorHAnsi"/>
                </w:rPr>
                <w:t>0x04</w:t>
              </w:r>
            </w:ins>
          </w:p>
        </w:tc>
        <w:tc>
          <w:tcPr>
            <w:tcW w:w="4318" w:type="pct"/>
          </w:tcPr>
          <w:p w14:paraId="109EA3E2" w14:textId="09FB7D1D" w:rsidR="00307176" w:rsidRDefault="00307176">
            <w:pPr>
              <w:spacing w:before="100" w:beforeAutospacing="1" w:after="100" w:afterAutospacing="1"/>
              <w:outlineLvl w:val="2"/>
              <w:rPr>
                <w:ins w:id="829" w:author="Kate Gray" w:date="2025-09-17T10:56:00Z" w16du:dateUtc="2025-09-17T14:56:00Z"/>
              </w:rPr>
            </w:pPr>
            <w:ins w:id="830" w:author="Kate Gray" w:date="2025-09-17T10:57:00Z" w16du:dateUtc="2025-09-17T14:57:00Z">
              <w:r>
                <w:t>PIN Caching - Cache PIN for subsequent operations (non-FICAM)</w:t>
              </w:r>
            </w:ins>
            <w:commentRangeEnd w:id="825"/>
            <w:r w:rsidR="00A50FE6">
              <w:rPr>
                <w:rStyle w:val="CommentReference"/>
                <w:sz w:val="22"/>
                <w:szCs w:val="22"/>
              </w:rPr>
              <w:commentReference w:id="825"/>
            </w:r>
            <w:r w:rsidR="009E7903">
              <w:rPr>
                <w:rStyle w:val="CommentReference"/>
                <w:sz w:val="22"/>
                <w:szCs w:val="22"/>
              </w:rPr>
              <w:commentReference w:id="826"/>
            </w:r>
            <w:r w:rsidR="00AD0836">
              <w:rPr>
                <w:rStyle w:val="CommentReference"/>
                <w:sz w:val="22"/>
                <w:szCs w:val="22"/>
              </w:rPr>
              <w:commentReference w:id="827"/>
            </w:r>
          </w:p>
        </w:tc>
      </w:tr>
      <w:commentRangeEnd w:id="826"/>
      <w:commentRangeEnd w:id="827"/>
      <w:tr w:rsidR="00307176" w:rsidRPr="00AE38F1" w14:paraId="3B2EA005" w14:textId="77777777">
        <w:trPr>
          <w:ins w:id="831" w:author="Kate Gray" w:date="2025-09-17T10:57:00Z"/>
        </w:trPr>
        <w:tc>
          <w:tcPr>
            <w:tcW w:w="682" w:type="pct"/>
          </w:tcPr>
          <w:p w14:paraId="38D0495B" w14:textId="0273E986" w:rsidR="00307176" w:rsidRDefault="00307176">
            <w:pPr>
              <w:spacing w:before="100" w:beforeAutospacing="1" w:after="100" w:afterAutospacing="1"/>
              <w:outlineLvl w:val="2"/>
              <w:rPr>
                <w:ins w:id="832" w:author="Kate Gray" w:date="2025-09-17T10:57:00Z" w16du:dateUtc="2025-09-17T14:57:00Z"/>
                <w:rFonts w:eastAsia="Times New Roman" w:cstheme="minorHAnsi"/>
              </w:rPr>
            </w:pPr>
            <w:ins w:id="833" w:author="Kate Gray" w:date="2025-09-17T10:57:00Z" w16du:dateUtc="2025-09-17T14:57:00Z">
              <w:r>
                <w:rPr>
                  <w:rFonts w:eastAsia="Times New Roman" w:cstheme="minorHAnsi"/>
                </w:rPr>
                <w:t>0x05</w:t>
              </w:r>
            </w:ins>
          </w:p>
        </w:tc>
        <w:tc>
          <w:tcPr>
            <w:tcW w:w="4318" w:type="pct"/>
          </w:tcPr>
          <w:p w14:paraId="299B057F" w14:textId="7474FF2C" w:rsidR="00307176" w:rsidRDefault="00307176">
            <w:pPr>
              <w:spacing w:before="100" w:beforeAutospacing="1" w:after="100" w:afterAutospacing="1"/>
              <w:outlineLvl w:val="2"/>
              <w:rPr>
                <w:ins w:id="834" w:author="Kate Gray" w:date="2025-09-17T10:57:00Z" w16du:dateUtc="2025-09-17T14:57:00Z"/>
              </w:rPr>
            </w:pPr>
            <w:ins w:id="835" w:author="Kate Gray" w:date="2025-09-17T10:57:00Z" w16du:dateUtc="2025-09-17T14:57:00Z">
              <w:r>
                <w:t>Clear/Abort - Clear cached PIN and/or abort current operation</w:t>
              </w:r>
            </w:ins>
          </w:p>
        </w:tc>
      </w:tr>
      <w:tr w:rsidR="009E182C" w:rsidRPr="00AE38F1" w14:paraId="013B9807" w14:textId="77777777" w:rsidTr="00B87E40">
        <w:tblPrEx>
          <w:tblW w:w="4570" w:type="pct"/>
          <w:tblPrExChange w:id="836" w:author="Babak Javadi" w:date="2025-10-28T19:19:00Z" w16du:dateUtc="2025-10-29T02:19:00Z">
            <w:tblPrEx>
              <w:tblW w:w="4570" w:type="pct"/>
            </w:tblPrEx>
          </w:tblPrExChange>
        </w:tblPrEx>
        <w:trPr>
          <w:trHeight w:val="60"/>
          <w:ins w:id="837" w:author="Kate Gray" w:date="2025-09-17T10:56:00Z"/>
        </w:trPr>
        <w:tc>
          <w:tcPr>
            <w:tcW w:w="682" w:type="pct"/>
            <w:tcPrChange w:id="838" w:author="Babak Javadi" w:date="2025-10-28T19:19:00Z" w16du:dateUtc="2025-10-29T02:19:00Z">
              <w:tcPr>
                <w:tcW w:w="682" w:type="pct"/>
              </w:tcPr>
            </w:tcPrChange>
          </w:tcPr>
          <w:p w14:paraId="583AF5CB" w14:textId="31E7CBEF" w:rsidR="009E182C" w:rsidRPr="00AE38F1" w:rsidRDefault="009E182C">
            <w:pPr>
              <w:spacing w:before="100" w:beforeAutospacing="1" w:after="100" w:afterAutospacing="1"/>
              <w:outlineLvl w:val="2"/>
              <w:rPr>
                <w:ins w:id="839" w:author="Kate Gray" w:date="2025-09-17T10:56:00Z" w16du:dateUtc="2025-09-17T14:56:00Z"/>
                <w:rFonts w:eastAsia="Times New Roman" w:cstheme="minorHAnsi"/>
              </w:rPr>
            </w:pPr>
            <w:ins w:id="840" w:author="Kate Gray" w:date="2025-09-17T10:56:00Z" w16du:dateUtc="2025-09-17T14:56:00Z">
              <w:r>
                <w:rPr>
                  <w:rFonts w:eastAsia="Times New Roman" w:cstheme="minorHAnsi"/>
                </w:rPr>
                <w:t>0x0</w:t>
              </w:r>
            </w:ins>
            <w:ins w:id="841" w:author="Kate Gray" w:date="2025-09-17T10:57:00Z" w16du:dateUtc="2025-09-17T14:57:00Z">
              <w:r w:rsidR="00307176">
                <w:rPr>
                  <w:rFonts w:eastAsia="Times New Roman" w:cstheme="minorHAnsi"/>
                </w:rPr>
                <w:t>6</w:t>
              </w:r>
            </w:ins>
            <w:ins w:id="842" w:author="Kate Gray" w:date="2025-09-17T10:56:00Z" w16du:dateUtc="2025-09-17T14:56:00Z">
              <w:r>
                <w:rPr>
                  <w:rFonts w:eastAsia="Times New Roman" w:cstheme="minorHAnsi"/>
                </w:rPr>
                <w:t>-0x7F</w:t>
              </w:r>
            </w:ins>
          </w:p>
        </w:tc>
        <w:tc>
          <w:tcPr>
            <w:tcW w:w="4318" w:type="pct"/>
            <w:tcPrChange w:id="843" w:author="Babak Javadi" w:date="2025-10-28T19:19:00Z" w16du:dateUtc="2025-10-29T02:19:00Z">
              <w:tcPr>
                <w:tcW w:w="4318" w:type="pct"/>
              </w:tcPr>
            </w:tcPrChange>
          </w:tcPr>
          <w:p w14:paraId="68F45A5D" w14:textId="77777777" w:rsidR="009E182C" w:rsidRPr="00AE38F1" w:rsidRDefault="009E182C">
            <w:pPr>
              <w:spacing w:before="100" w:beforeAutospacing="1" w:after="100" w:afterAutospacing="1"/>
              <w:outlineLvl w:val="2"/>
              <w:rPr>
                <w:ins w:id="844" w:author="Kate Gray" w:date="2025-09-17T10:56:00Z" w16du:dateUtc="2025-09-17T14:56:00Z"/>
                <w:rFonts w:eastAsia="Times New Roman" w:cstheme="minorHAnsi"/>
              </w:rPr>
            </w:pPr>
            <w:ins w:id="845" w:author="Kate Gray" w:date="2025-09-17T10:56:00Z" w16du:dateUtc="2025-09-17T14:56:00Z">
              <w:r>
                <w:rPr>
                  <w:rFonts w:eastAsia="Times New Roman" w:cstheme="minorHAnsi"/>
                </w:rPr>
                <w:t>RFU (Set to 0)</w:t>
              </w:r>
            </w:ins>
          </w:p>
        </w:tc>
      </w:tr>
      <w:tr w:rsidR="009E182C" w:rsidRPr="00AE38F1" w14:paraId="1BC66E0A" w14:textId="77777777">
        <w:trPr>
          <w:ins w:id="846" w:author="Kate Gray" w:date="2025-09-17T10:56:00Z"/>
        </w:trPr>
        <w:tc>
          <w:tcPr>
            <w:tcW w:w="682" w:type="pct"/>
          </w:tcPr>
          <w:p w14:paraId="6643E9C8" w14:textId="77777777" w:rsidR="009E182C" w:rsidRDefault="009E182C">
            <w:pPr>
              <w:spacing w:before="100" w:beforeAutospacing="1" w:after="100" w:afterAutospacing="1"/>
              <w:outlineLvl w:val="2"/>
              <w:rPr>
                <w:ins w:id="847" w:author="Kate Gray" w:date="2025-09-17T10:56:00Z" w16du:dateUtc="2025-09-17T14:56:00Z"/>
                <w:rFonts w:eastAsia="Times New Roman" w:cstheme="minorHAnsi"/>
              </w:rPr>
            </w:pPr>
            <w:ins w:id="848" w:author="Kate Gray" w:date="2025-09-17T10:56:00Z" w16du:dateUtc="2025-09-17T14:56:00Z">
              <w:r>
                <w:rPr>
                  <w:rFonts w:eastAsia="Times New Roman" w:cstheme="minorHAnsi"/>
                </w:rPr>
                <w:t>0x80-0xFF</w:t>
              </w:r>
            </w:ins>
          </w:p>
        </w:tc>
        <w:tc>
          <w:tcPr>
            <w:tcW w:w="4318" w:type="pct"/>
          </w:tcPr>
          <w:p w14:paraId="566C820F" w14:textId="77777777" w:rsidR="009E182C" w:rsidRDefault="009E182C">
            <w:pPr>
              <w:spacing w:before="100" w:beforeAutospacing="1" w:after="100" w:afterAutospacing="1"/>
              <w:outlineLvl w:val="2"/>
              <w:rPr>
                <w:ins w:id="849" w:author="Kate Gray" w:date="2025-09-17T10:56:00Z" w16du:dateUtc="2025-09-17T14:56:00Z"/>
                <w:rFonts w:eastAsia="Times New Roman" w:cstheme="minorHAnsi"/>
              </w:rPr>
            </w:pPr>
            <w:ins w:id="850" w:author="Kate Gray" w:date="2025-09-17T10:56:00Z" w16du:dateUtc="2025-09-17T14:56:00Z">
              <w:r>
                <w:rPr>
                  <w:rFonts w:eastAsia="Times New Roman" w:cstheme="minorHAnsi"/>
                </w:rPr>
                <w:t>Private Use</w:t>
              </w:r>
            </w:ins>
          </w:p>
        </w:tc>
      </w:tr>
    </w:tbl>
    <w:p w14:paraId="389CF2BF" w14:textId="77777777" w:rsidR="009E182C" w:rsidRDefault="009E182C" w:rsidP="007459ED">
      <w:pPr>
        <w:autoSpaceDE w:val="0"/>
        <w:autoSpaceDN w:val="0"/>
        <w:adjustRightInd w:val="0"/>
        <w:rPr>
          <w:ins w:id="851" w:author="Kate Gray" w:date="2025-09-17T10:58:00Z" w16du:dateUtc="2025-09-17T14:58:00Z"/>
          <w:rFonts w:cstheme="minorHAnsi"/>
          <w:b/>
          <w:bCs/>
        </w:rPr>
      </w:pPr>
    </w:p>
    <w:p w14:paraId="078D8E5F" w14:textId="28A03FCA" w:rsidR="00307176" w:rsidRPr="00AE38F1" w:rsidRDefault="00307176" w:rsidP="00307176">
      <w:pPr>
        <w:spacing w:before="100" w:beforeAutospacing="1" w:after="100" w:afterAutospacing="1" w:line="240" w:lineRule="auto"/>
        <w:outlineLvl w:val="2"/>
        <w:rPr>
          <w:ins w:id="852" w:author="Kate Gray" w:date="2025-09-17T10:58:00Z" w16du:dateUtc="2025-09-17T14:58:00Z"/>
          <w:rFonts w:eastAsia="Times New Roman" w:cstheme="minorHAnsi"/>
          <w:b/>
          <w:bCs/>
          <w:sz w:val="27"/>
          <w:szCs w:val="27"/>
        </w:rPr>
      </w:pPr>
      <w:ins w:id="853" w:author="Kate Gray" w:date="2025-09-17T10:58:00Z" w16du:dateUtc="2025-09-17T14:58:00Z">
        <w:r w:rsidRPr="009E182C">
          <w:rPr>
            <w:rFonts w:eastAsia="Times New Roman" w:cstheme="minorHAnsi"/>
            <w:b/>
            <w:bCs/>
            <w:sz w:val="27"/>
            <w:szCs w:val="27"/>
          </w:rPr>
          <w:t xml:space="preserve">SPE </w:t>
        </w:r>
        <w:r>
          <w:rPr>
            <w:rFonts w:eastAsia="Times New Roman" w:cstheme="minorHAnsi"/>
            <w:b/>
            <w:bCs/>
            <w:sz w:val="27"/>
            <w:szCs w:val="27"/>
          </w:rPr>
          <w:t>Flag</w:t>
        </w:r>
        <w:r w:rsidRPr="009E182C">
          <w:rPr>
            <w:rFonts w:eastAsia="Times New Roman" w:cstheme="minorHAnsi"/>
            <w:b/>
            <w:bCs/>
            <w:sz w:val="27"/>
            <w:szCs w:val="27"/>
          </w:rPr>
          <w:t xml:space="preserve"> Values</w:t>
        </w:r>
      </w:ins>
    </w:p>
    <w:tbl>
      <w:tblPr>
        <w:tblStyle w:val="TableGrid"/>
        <w:tblW w:w="5000" w:type="pct"/>
        <w:tblLook w:val="04A0" w:firstRow="1" w:lastRow="0" w:firstColumn="1" w:lastColumn="0" w:noHBand="0" w:noVBand="1"/>
        <w:tblPrChange w:id="854" w:author="Kate Gray [2]" w:date="2025-09-17T10:58:00Z" w16du:dateUtc="2025-09-17T14:58:00Z">
          <w:tblPr>
            <w:tblStyle w:val="TableGrid"/>
            <w:tblW w:w="4570" w:type="pct"/>
            <w:tblLook w:val="04A0" w:firstRow="1" w:lastRow="0" w:firstColumn="1" w:lastColumn="0" w:noHBand="0" w:noVBand="1"/>
          </w:tblPr>
        </w:tblPrChange>
      </w:tblPr>
      <w:tblGrid>
        <w:gridCol w:w="739"/>
        <w:gridCol w:w="1058"/>
        <w:gridCol w:w="7563"/>
        <w:tblGridChange w:id="855">
          <w:tblGrid>
            <w:gridCol w:w="5"/>
            <w:gridCol w:w="734"/>
            <w:gridCol w:w="432"/>
            <w:gridCol w:w="626"/>
            <w:gridCol w:w="6754"/>
            <w:gridCol w:w="809"/>
            <w:gridCol w:w="6571"/>
          </w:tblGrid>
        </w:tblGridChange>
      </w:tblGrid>
      <w:tr w:rsidR="00307176" w:rsidRPr="00AE38F1" w14:paraId="38949E6E" w14:textId="77777777" w:rsidTr="00307176">
        <w:trPr>
          <w:ins w:id="856" w:author="Kate Gray" w:date="2025-09-17T10:58:00Z"/>
          <w:trPrChange w:id="857" w:author="Kate Gray [2]" w:date="2025-09-17T10:58:00Z" w16du:dateUtc="2025-09-17T14:58:00Z">
            <w:trPr>
              <w:gridBefore w:val="1"/>
            </w:trPr>
          </w:trPrChange>
        </w:trPr>
        <w:tc>
          <w:tcPr>
            <w:tcW w:w="395" w:type="pct"/>
            <w:tcPrChange w:id="858" w:author="Kate Gray [2]" w:date="2025-09-17T10:58:00Z" w16du:dateUtc="2025-09-17T14:58:00Z">
              <w:tcPr>
                <w:tcW w:w="682" w:type="pct"/>
                <w:gridSpan w:val="2"/>
              </w:tcPr>
            </w:tcPrChange>
          </w:tcPr>
          <w:p w14:paraId="5C9B9053" w14:textId="1A567B25" w:rsidR="00307176" w:rsidRPr="00AE38F1" w:rsidRDefault="00307176">
            <w:pPr>
              <w:spacing w:before="100" w:beforeAutospacing="1" w:after="100" w:afterAutospacing="1"/>
              <w:outlineLvl w:val="2"/>
              <w:rPr>
                <w:ins w:id="859" w:author="Kate Gray" w:date="2025-09-17T10:58:00Z" w16du:dateUtc="2025-09-17T14:58:00Z"/>
                <w:rFonts w:eastAsia="Times New Roman" w:cstheme="minorHAnsi"/>
                <w:b/>
                <w:bCs/>
                <w:sz w:val="27"/>
                <w:szCs w:val="27"/>
              </w:rPr>
            </w:pPr>
            <w:ins w:id="860" w:author="Kate Gray" w:date="2025-09-17T10:58:00Z" w16du:dateUtc="2025-09-17T14:58:00Z">
              <w:r>
                <w:rPr>
                  <w:rFonts w:cstheme="minorHAnsi"/>
                  <w:b/>
                </w:rPr>
                <w:t>Bit</w:t>
              </w:r>
            </w:ins>
          </w:p>
        </w:tc>
        <w:tc>
          <w:tcPr>
            <w:tcW w:w="565" w:type="pct"/>
            <w:tcPrChange w:id="861" w:author="Kate Gray [2]" w:date="2025-09-17T10:58:00Z" w16du:dateUtc="2025-09-17T14:58:00Z">
              <w:tcPr>
                <w:tcW w:w="1" w:type="pct"/>
                <w:gridSpan w:val="2"/>
              </w:tcPr>
            </w:tcPrChange>
          </w:tcPr>
          <w:p w14:paraId="6A31BB7A" w14:textId="2FAB2C00" w:rsidR="00307176" w:rsidRPr="009B30FF" w:rsidRDefault="00307176">
            <w:pPr>
              <w:spacing w:before="100" w:beforeAutospacing="1" w:after="100" w:afterAutospacing="1"/>
              <w:outlineLvl w:val="2"/>
              <w:rPr>
                <w:ins w:id="862" w:author="Kate Gray" w:date="2025-09-17T10:58:00Z" w16du:dateUtc="2025-09-17T14:58:00Z"/>
                <w:rFonts w:cstheme="minorHAnsi"/>
                <w:b/>
              </w:rPr>
            </w:pPr>
            <w:ins w:id="863" w:author="Kate Gray" w:date="2025-09-17T10:58:00Z" w16du:dateUtc="2025-09-17T14:58:00Z">
              <w:r>
                <w:rPr>
                  <w:rFonts w:cstheme="minorHAnsi"/>
                  <w:b/>
                </w:rPr>
                <w:t>Value</w:t>
              </w:r>
            </w:ins>
          </w:p>
        </w:tc>
        <w:tc>
          <w:tcPr>
            <w:tcW w:w="4040" w:type="pct"/>
            <w:tcPrChange w:id="864" w:author="Kate Gray [2]" w:date="2025-09-17T10:58:00Z" w16du:dateUtc="2025-09-17T14:58:00Z">
              <w:tcPr>
                <w:tcW w:w="4318" w:type="pct"/>
                <w:gridSpan w:val="2"/>
              </w:tcPr>
            </w:tcPrChange>
          </w:tcPr>
          <w:p w14:paraId="56FCBABC" w14:textId="6F109504" w:rsidR="00307176" w:rsidRPr="00AE38F1" w:rsidRDefault="00307176">
            <w:pPr>
              <w:spacing w:before="100" w:beforeAutospacing="1" w:after="100" w:afterAutospacing="1"/>
              <w:outlineLvl w:val="2"/>
              <w:rPr>
                <w:ins w:id="865" w:author="Kate Gray" w:date="2025-09-17T10:58:00Z" w16du:dateUtc="2025-09-17T14:58:00Z"/>
                <w:rFonts w:eastAsia="Times New Roman" w:cstheme="minorHAnsi"/>
                <w:b/>
                <w:bCs/>
                <w:sz w:val="27"/>
                <w:szCs w:val="27"/>
              </w:rPr>
            </w:pPr>
            <w:ins w:id="866" w:author="Kate Gray" w:date="2025-09-17T10:58:00Z" w16du:dateUtc="2025-09-17T14:58:00Z">
              <w:r w:rsidRPr="009B30FF">
                <w:rPr>
                  <w:rFonts w:cstheme="minorHAnsi"/>
                  <w:b/>
                </w:rPr>
                <w:t>Description</w:t>
              </w:r>
            </w:ins>
          </w:p>
        </w:tc>
      </w:tr>
      <w:tr w:rsidR="00307176" w:rsidRPr="00AE38F1" w14:paraId="25D2DD51" w14:textId="77777777" w:rsidTr="00307176">
        <w:trPr>
          <w:ins w:id="867" w:author="Kate Gray" w:date="2025-09-17T10:58:00Z"/>
          <w:trPrChange w:id="868" w:author="Kate Gray [2]" w:date="2025-09-17T10:58:00Z" w16du:dateUtc="2025-09-17T14:58:00Z">
            <w:trPr>
              <w:gridBefore w:val="1"/>
            </w:trPr>
          </w:trPrChange>
        </w:trPr>
        <w:tc>
          <w:tcPr>
            <w:tcW w:w="395" w:type="pct"/>
            <w:tcPrChange w:id="869" w:author="Kate Gray [2]" w:date="2025-09-17T10:58:00Z" w16du:dateUtc="2025-09-17T14:58:00Z">
              <w:tcPr>
                <w:tcW w:w="682" w:type="pct"/>
                <w:gridSpan w:val="2"/>
              </w:tcPr>
            </w:tcPrChange>
          </w:tcPr>
          <w:p w14:paraId="388EBD86" w14:textId="3E7EFC38" w:rsidR="00307176" w:rsidRPr="00AE38F1" w:rsidRDefault="00307176">
            <w:pPr>
              <w:spacing w:before="100" w:beforeAutospacing="1" w:after="100" w:afterAutospacing="1"/>
              <w:outlineLvl w:val="2"/>
              <w:rPr>
                <w:ins w:id="870" w:author="Kate Gray" w:date="2025-09-17T10:58:00Z" w16du:dateUtc="2025-09-17T14:58:00Z"/>
                <w:rFonts w:eastAsia="Times New Roman" w:cstheme="minorHAnsi"/>
              </w:rPr>
            </w:pPr>
            <w:ins w:id="871" w:author="Kate Gray" w:date="2025-09-17T10:58:00Z" w16du:dateUtc="2025-09-17T14:58:00Z">
              <w:r>
                <w:rPr>
                  <w:rFonts w:eastAsia="Times New Roman" w:cstheme="minorHAnsi"/>
                </w:rPr>
                <w:t>0</w:t>
              </w:r>
            </w:ins>
          </w:p>
        </w:tc>
        <w:tc>
          <w:tcPr>
            <w:tcW w:w="565" w:type="pct"/>
            <w:tcPrChange w:id="872" w:author="Kate Gray [2]" w:date="2025-09-17T10:58:00Z" w16du:dateUtc="2025-09-17T14:58:00Z">
              <w:tcPr>
                <w:tcW w:w="1" w:type="pct"/>
                <w:gridSpan w:val="2"/>
              </w:tcPr>
            </w:tcPrChange>
          </w:tcPr>
          <w:p w14:paraId="360CAF94" w14:textId="3226D809" w:rsidR="00307176" w:rsidRDefault="00307176">
            <w:pPr>
              <w:spacing w:before="100" w:beforeAutospacing="1" w:after="100" w:afterAutospacing="1"/>
              <w:outlineLvl w:val="2"/>
              <w:rPr>
                <w:ins w:id="873" w:author="Kate Gray" w:date="2025-09-17T10:58:00Z" w16du:dateUtc="2025-09-17T14:58:00Z"/>
              </w:rPr>
            </w:pPr>
            <w:ins w:id="874" w:author="Kate Gray" w:date="2025-09-17T11:00:00Z" w16du:dateUtc="2025-09-17T15:00:00Z">
              <w:r>
                <w:t>0x01</w:t>
              </w:r>
            </w:ins>
          </w:p>
        </w:tc>
        <w:tc>
          <w:tcPr>
            <w:tcW w:w="4040" w:type="pct"/>
            <w:tcPrChange w:id="875" w:author="Kate Gray [2]" w:date="2025-09-17T10:58:00Z" w16du:dateUtc="2025-09-17T14:58:00Z">
              <w:tcPr>
                <w:tcW w:w="4318" w:type="pct"/>
                <w:gridSpan w:val="2"/>
              </w:tcPr>
            </w:tcPrChange>
          </w:tcPr>
          <w:p w14:paraId="5709962B" w14:textId="1D3C1242" w:rsidR="00307176" w:rsidRPr="00AE38F1" w:rsidRDefault="00307176">
            <w:pPr>
              <w:spacing w:before="100" w:beforeAutospacing="1" w:after="100" w:afterAutospacing="1"/>
              <w:outlineLvl w:val="2"/>
              <w:rPr>
                <w:ins w:id="876" w:author="Kate Gray" w:date="2025-09-17T10:58:00Z" w16du:dateUtc="2025-09-17T14:58:00Z"/>
                <w:rFonts w:eastAsia="Times New Roman" w:cstheme="minorHAnsi"/>
              </w:rPr>
            </w:pPr>
            <w:ins w:id="877" w:author="Kate Gray" w:date="2025-09-17T11:01:00Z" w16du:dateUtc="2025-09-17T15:01:00Z">
              <w:r>
                <w:t>Allow retry continuation if card still present (pin entry failure)</w:t>
              </w:r>
            </w:ins>
          </w:p>
        </w:tc>
      </w:tr>
      <w:tr w:rsidR="00307176" w:rsidRPr="00AE38F1" w14:paraId="3EF060A3" w14:textId="77777777" w:rsidTr="00307176">
        <w:trPr>
          <w:ins w:id="878" w:author="Kate Gray" w:date="2025-09-17T10:58:00Z"/>
          <w:trPrChange w:id="879" w:author="Kate Gray [2]" w:date="2025-09-17T10:58:00Z" w16du:dateUtc="2025-09-17T14:58:00Z">
            <w:trPr>
              <w:gridBefore w:val="1"/>
            </w:trPr>
          </w:trPrChange>
        </w:trPr>
        <w:tc>
          <w:tcPr>
            <w:tcW w:w="395" w:type="pct"/>
            <w:tcPrChange w:id="880" w:author="Kate Gray [2]" w:date="2025-09-17T10:58:00Z" w16du:dateUtc="2025-09-17T14:58:00Z">
              <w:tcPr>
                <w:tcW w:w="682" w:type="pct"/>
                <w:gridSpan w:val="2"/>
              </w:tcPr>
            </w:tcPrChange>
          </w:tcPr>
          <w:p w14:paraId="25814345" w14:textId="0BBDB0CA" w:rsidR="00307176" w:rsidRPr="00AE38F1" w:rsidRDefault="00307176">
            <w:pPr>
              <w:spacing w:before="100" w:beforeAutospacing="1" w:after="100" w:afterAutospacing="1"/>
              <w:outlineLvl w:val="2"/>
              <w:rPr>
                <w:ins w:id="881" w:author="Kate Gray" w:date="2025-09-17T10:58:00Z" w16du:dateUtc="2025-09-17T14:58:00Z"/>
                <w:rFonts w:eastAsia="Times New Roman" w:cstheme="minorHAnsi"/>
              </w:rPr>
            </w:pPr>
            <w:ins w:id="882" w:author="Kate Gray" w:date="2025-09-17T10:59:00Z" w16du:dateUtc="2025-09-17T14:59:00Z">
              <w:r>
                <w:rPr>
                  <w:rFonts w:eastAsia="Times New Roman" w:cstheme="minorHAnsi"/>
                </w:rPr>
                <w:t>1</w:t>
              </w:r>
            </w:ins>
          </w:p>
        </w:tc>
        <w:tc>
          <w:tcPr>
            <w:tcW w:w="565" w:type="pct"/>
            <w:tcPrChange w:id="883" w:author="Kate Gray [2]" w:date="2025-09-17T10:58:00Z" w16du:dateUtc="2025-09-17T14:58:00Z">
              <w:tcPr>
                <w:tcW w:w="1" w:type="pct"/>
                <w:gridSpan w:val="2"/>
              </w:tcPr>
            </w:tcPrChange>
          </w:tcPr>
          <w:p w14:paraId="06F08AEB" w14:textId="213F3175" w:rsidR="00307176" w:rsidRDefault="00307176">
            <w:pPr>
              <w:spacing w:before="100" w:beforeAutospacing="1" w:after="100" w:afterAutospacing="1"/>
              <w:outlineLvl w:val="2"/>
              <w:rPr>
                <w:ins w:id="884" w:author="Kate Gray" w:date="2025-09-17T10:58:00Z" w16du:dateUtc="2025-09-17T14:58:00Z"/>
              </w:rPr>
            </w:pPr>
            <w:ins w:id="885" w:author="Kate Gray" w:date="2025-09-17T11:00:00Z" w16du:dateUtc="2025-09-17T15:00:00Z">
              <w:r>
                <w:t>0x02</w:t>
              </w:r>
            </w:ins>
          </w:p>
        </w:tc>
        <w:tc>
          <w:tcPr>
            <w:tcW w:w="4040" w:type="pct"/>
            <w:tcPrChange w:id="886" w:author="Kate Gray [2]" w:date="2025-09-17T10:58:00Z" w16du:dateUtc="2025-09-17T14:58:00Z">
              <w:tcPr>
                <w:tcW w:w="4318" w:type="pct"/>
                <w:gridSpan w:val="2"/>
              </w:tcPr>
            </w:tcPrChange>
          </w:tcPr>
          <w:p w14:paraId="6AFE758C" w14:textId="59D90BD1" w:rsidR="00307176" w:rsidRPr="00AE38F1" w:rsidRDefault="00307176">
            <w:pPr>
              <w:spacing w:before="100" w:beforeAutospacing="1" w:after="100" w:afterAutospacing="1"/>
              <w:outlineLvl w:val="2"/>
              <w:rPr>
                <w:ins w:id="887" w:author="Kate Gray" w:date="2025-09-17T10:58:00Z" w16du:dateUtc="2025-09-17T14:58:00Z"/>
                <w:rFonts w:eastAsia="Times New Roman" w:cstheme="minorHAnsi"/>
              </w:rPr>
            </w:pPr>
            <w:ins w:id="888" w:author="Kate Gray" w:date="2025-09-17T11:01:00Z" w16du:dateUtc="2025-09-17T15:01:00Z">
              <w:r>
                <w:t>Require explicit cache clear (don't auto-clear on card removal)</w:t>
              </w:r>
            </w:ins>
          </w:p>
        </w:tc>
      </w:tr>
      <w:tr w:rsidR="00307176" w:rsidRPr="00AE38F1" w14:paraId="2A27E798" w14:textId="77777777" w:rsidTr="00307176">
        <w:trPr>
          <w:ins w:id="889" w:author="Kate Gray" w:date="2025-09-17T10:58:00Z"/>
          <w:trPrChange w:id="890" w:author="Kate Gray [2]" w:date="2025-09-17T10:58:00Z" w16du:dateUtc="2025-09-17T14:58:00Z">
            <w:trPr>
              <w:gridBefore w:val="1"/>
            </w:trPr>
          </w:trPrChange>
        </w:trPr>
        <w:tc>
          <w:tcPr>
            <w:tcW w:w="395" w:type="pct"/>
            <w:tcPrChange w:id="891" w:author="Kate Gray [2]" w:date="2025-09-17T10:58:00Z" w16du:dateUtc="2025-09-17T14:58:00Z">
              <w:tcPr>
                <w:tcW w:w="682" w:type="pct"/>
                <w:gridSpan w:val="2"/>
              </w:tcPr>
            </w:tcPrChange>
          </w:tcPr>
          <w:p w14:paraId="26B832E5" w14:textId="18053262" w:rsidR="00307176" w:rsidRPr="00AE38F1" w:rsidRDefault="00307176">
            <w:pPr>
              <w:spacing w:before="100" w:beforeAutospacing="1" w:after="100" w:afterAutospacing="1"/>
              <w:outlineLvl w:val="2"/>
              <w:rPr>
                <w:ins w:id="892" w:author="Kate Gray" w:date="2025-09-17T10:58:00Z" w16du:dateUtc="2025-09-17T14:58:00Z"/>
                <w:rFonts w:eastAsia="Times New Roman" w:cstheme="minorHAnsi"/>
              </w:rPr>
            </w:pPr>
            <w:ins w:id="893" w:author="Kate Gray" w:date="2025-09-17T10:59:00Z" w16du:dateUtc="2025-09-17T14:59:00Z">
              <w:r>
                <w:rPr>
                  <w:rFonts w:eastAsia="Times New Roman" w:cstheme="minorHAnsi"/>
                </w:rPr>
                <w:t>2</w:t>
              </w:r>
            </w:ins>
          </w:p>
        </w:tc>
        <w:tc>
          <w:tcPr>
            <w:tcW w:w="565" w:type="pct"/>
            <w:tcPrChange w:id="894" w:author="Kate Gray [2]" w:date="2025-09-17T10:58:00Z" w16du:dateUtc="2025-09-17T14:58:00Z">
              <w:tcPr>
                <w:tcW w:w="1" w:type="pct"/>
                <w:gridSpan w:val="2"/>
              </w:tcPr>
            </w:tcPrChange>
          </w:tcPr>
          <w:p w14:paraId="1583045B" w14:textId="52F63230" w:rsidR="00307176" w:rsidRDefault="00307176">
            <w:pPr>
              <w:spacing w:before="100" w:beforeAutospacing="1" w:after="100" w:afterAutospacing="1"/>
              <w:outlineLvl w:val="2"/>
              <w:rPr>
                <w:ins w:id="895" w:author="Kate Gray" w:date="2025-09-17T10:58:00Z" w16du:dateUtc="2025-09-17T14:58:00Z"/>
              </w:rPr>
            </w:pPr>
            <w:ins w:id="896" w:author="Kate Gray" w:date="2025-09-17T11:00:00Z" w16du:dateUtc="2025-09-17T15:00:00Z">
              <w:r>
                <w:t>0x04</w:t>
              </w:r>
            </w:ins>
          </w:p>
        </w:tc>
        <w:tc>
          <w:tcPr>
            <w:tcW w:w="4040" w:type="pct"/>
            <w:tcPrChange w:id="897" w:author="Kate Gray [2]" w:date="2025-09-17T10:58:00Z" w16du:dateUtc="2025-09-17T14:58:00Z">
              <w:tcPr>
                <w:tcW w:w="4318" w:type="pct"/>
                <w:gridSpan w:val="2"/>
              </w:tcPr>
            </w:tcPrChange>
          </w:tcPr>
          <w:p w14:paraId="03854154" w14:textId="24AA2891" w:rsidR="00307176" w:rsidRPr="00AE38F1" w:rsidRDefault="00307176">
            <w:pPr>
              <w:spacing w:before="100" w:beforeAutospacing="1" w:after="100" w:afterAutospacing="1"/>
              <w:outlineLvl w:val="2"/>
              <w:rPr>
                <w:ins w:id="898" w:author="Kate Gray" w:date="2025-09-17T10:58:00Z" w16du:dateUtc="2025-09-17T14:58:00Z"/>
                <w:rFonts w:eastAsia="Times New Roman" w:cstheme="minorHAnsi"/>
              </w:rPr>
            </w:pPr>
            <w:ins w:id="899" w:author="Kate Gray" w:date="2025-09-17T11:02:00Z" w16du:dateUtc="2025-09-17T15:02:00Z">
              <w:r>
                <w:t>Force skip pairing code verification (card allows VCI without pairing)</w:t>
              </w:r>
            </w:ins>
          </w:p>
        </w:tc>
      </w:tr>
      <w:tr w:rsidR="00307176" w:rsidRPr="00AE38F1" w14:paraId="3B27B02F" w14:textId="77777777" w:rsidTr="00307176">
        <w:trPr>
          <w:ins w:id="900" w:author="Kate Gray" w:date="2025-09-17T10:58:00Z"/>
          <w:trPrChange w:id="901" w:author="Kate Gray [2]" w:date="2025-09-17T10:58:00Z" w16du:dateUtc="2025-09-17T14:58:00Z">
            <w:trPr>
              <w:gridBefore w:val="1"/>
            </w:trPr>
          </w:trPrChange>
        </w:trPr>
        <w:tc>
          <w:tcPr>
            <w:tcW w:w="395" w:type="pct"/>
            <w:tcPrChange w:id="902" w:author="Kate Gray [2]" w:date="2025-09-17T10:58:00Z" w16du:dateUtc="2025-09-17T14:58:00Z">
              <w:tcPr>
                <w:tcW w:w="682" w:type="pct"/>
                <w:gridSpan w:val="2"/>
              </w:tcPr>
            </w:tcPrChange>
          </w:tcPr>
          <w:p w14:paraId="57EC6EE9" w14:textId="40213BA1" w:rsidR="00307176" w:rsidRDefault="00307176">
            <w:pPr>
              <w:spacing w:before="100" w:beforeAutospacing="1" w:after="100" w:afterAutospacing="1"/>
              <w:outlineLvl w:val="2"/>
              <w:rPr>
                <w:ins w:id="903" w:author="Kate Gray" w:date="2025-09-17T10:58:00Z" w16du:dateUtc="2025-09-17T14:58:00Z"/>
                <w:rFonts w:eastAsia="Times New Roman" w:cstheme="minorHAnsi"/>
              </w:rPr>
            </w:pPr>
            <w:ins w:id="904" w:author="Kate Gray" w:date="2025-09-17T10:59:00Z" w16du:dateUtc="2025-09-17T14:59:00Z">
              <w:r>
                <w:rPr>
                  <w:rFonts w:eastAsia="Times New Roman" w:cstheme="minorHAnsi"/>
                </w:rPr>
                <w:t>3</w:t>
              </w:r>
            </w:ins>
          </w:p>
        </w:tc>
        <w:tc>
          <w:tcPr>
            <w:tcW w:w="565" w:type="pct"/>
            <w:tcPrChange w:id="905" w:author="Kate Gray [2]" w:date="2025-09-17T10:58:00Z" w16du:dateUtc="2025-09-17T14:58:00Z">
              <w:tcPr>
                <w:tcW w:w="1" w:type="pct"/>
                <w:gridSpan w:val="2"/>
              </w:tcPr>
            </w:tcPrChange>
          </w:tcPr>
          <w:p w14:paraId="7534C7DB" w14:textId="173CFB5C" w:rsidR="00307176" w:rsidRDefault="00307176">
            <w:pPr>
              <w:spacing w:before="100" w:beforeAutospacing="1" w:after="100" w:afterAutospacing="1"/>
              <w:outlineLvl w:val="2"/>
              <w:rPr>
                <w:ins w:id="906" w:author="Kate Gray" w:date="2025-09-17T10:58:00Z" w16du:dateUtc="2025-09-17T14:58:00Z"/>
              </w:rPr>
            </w:pPr>
            <w:ins w:id="907" w:author="Kate Gray" w:date="2025-09-17T11:00:00Z" w16du:dateUtc="2025-09-17T15:00:00Z">
              <w:r>
                <w:t>0x08</w:t>
              </w:r>
            </w:ins>
          </w:p>
        </w:tc>
        <w:tc>
          <w:tcPr>
            <w:tcW w:w="4040" w:type="pct"/>
            <w:tcPrChange w:id="908" w:author="Kate Gray [2]" w:date="2025-09-17T10:58:00Z" w16du:dateUtc="2025-09-17T14:58:00Z">
              <w:tcPr>
                <w:tcW w:w="4318" w:type="pct"/>
                <w:gridSpan w:val="2"/>
              </w:tcPr>
            </w:tcPrChange>
          </w:tcPr>
          <w:p w14:paraId="2467BF6E" w14:textId="756F3957" w:rsidR="00307176" w:rsidRDefault="00307176">
            <w:pPr>
              <w:spacing w:before="100" w:beforeAutospacing="1" w:after="100" w:afterAutospacing="1"/>
              <w:outlineLvl w:val="2"/>
              <w:rPr>
                <w:ins w:id="909" w:author="Kate Gray" w:date="2025-09-17T10:58:00Z" w16du:dateUtc="2025-09-17T14:58:00Z"/>
              </w:rPr>
            </w:pPr>
            <w:ins w:id="910" w:author="Kate Gray" w:date="2025-09-17T11:01:00Z" w16du:dateUtc="2025-09-17T15:01:00Z">
              <w:r>
                <w:t>Auto-execute VCI verify when card presented (with Mode 0x02)</w:t>
              </w:r>
            </w:ins>
          </w:p>
        </w:tc>
      </w:tr>
      <w:tr w:rsidR="00307176" w:rsidRPr="00AE38F1" w14:paraId="7802F848" w14:textId="77777777" w:rsidTr="00307176">
        <w:trPr>
          <w:ins w:id="911" w:author="Kate Gray" w:date="2025-09-17T10:58:00Z"/>
          <w:trPrChange w:id="912" w:author="Kate Gray [2]" w:date="2025-09-17T10:58:00Z" w16du:dateUtc="2025-09-17T14:58:00Z">
            <w:trPr>
              <w:gridBefore w:val="1"/>
            </w:trPr>
          </w:trPrChange>
        </w:trPr>
        <w:tc>
          <w:tcPr>
            <w:tcW w:w="395" w:type="pct"/>
            <w:tcPrChange w:id="913" w:author="Kate Gray [2]" w:date="2025-09-17T10:58:00Z" w16du:dateUtc="2025-09-17T14:58:00Z">
              <w:tcPr>
                <w:tcW w:w="682" w:type="pct"/>
                <w:gridSpan w:val="2"/>
              </w:tcPr>
            </w:tcPrChange>
          </w:tcPr>
          <w:p w14:paraId="7C9ED103" w14:textId="40D94CCA" w:rsidR="00307176" w:rsidRDefault="00307176">
            <w:pPr>
              <w:spacing w:before="100" w:beforeAutospacing="1" w:after="100" w:afterAutospacing="1"/>
              <w:outlineLvl w:val="2"/>
              <w:rPr>
                <w:ins w:id="914" w:author="Kate Gray" w:date="2025-09-17T10:58:00Z" w16du:dateUtc="2025-09-17T14:58:00Z"/>
                <w:rFonts w:eastAsia="Times New Roman" w:cstheme="minorHAnsi"/>
              </w:rPr>
            </w:pPr>
            <w:ins w:id="915" w:author="Kate Gray" w:date="2025-09-17T10:59:00Z" w16du:dateUtc="2025-09-17T14:59:00Z">
              <w:r>
                <w:rPr>
                  <w:rFonts w:eastAsia="Times New Roman" w:cstheme="minorHAnsi"/>
                </w:rPr>
                <w:t>4</w:t>
              </w:r>
            </w:ins>
            <w:ins w:id="916" w:author="Kate Gray" w:date="2025-09-17T11:02:00Z" w16du:dateUtc="2025-09-17T15:02:00Z">
              <w:r>
                <w:rPr>
                  <w:rFonts w:eastAsia="Times New Roman" w:cstheme="minorHAnsi"/>
                </w:rPr>
                <w:t>-7</w:t>
              </w:r>
            </w:ins>
          </w:p>
        </w:tc>
        <w:tc>
          <w:tcPr>
            <w:tcW w:w="565" w:type="pct"/>
            <w:tcPrChange w:id="917" w:author="Kate Gray [2]" w:date="2025-09-17T10:58:00Z" w16du:dateUtc="2025-09-17T14:58:00Z">
              <w:tcPr>
                <w:tcW w:w="1" w:type="pct"/>
                <w:gridSpan w:val="2"/>
              </w:tcPr>
            </w:tcPrChange>
          </w:tcPr>
          <w:p w14:paraId="3A2B24E3" w14:textId="6074BCB1" w:rsidR="00307176" w:rsidRDefault="00307176">
            <w:pPr>
              <w:spacing w:before="100" w:beforeAutospacing="1" w:after="100" w:afterAutospacing="1"/>
              <w:outlineLvl w:val="2"/>
              <w:rPr>
                <w:ins w:id="918" w:author="Kate Gray" w:date="2025-09-17T10:58:00Z" w16du:dateUtc="2025-09-17T14:58:00Z"/>
              </w:rPr>
            </w:pPr>
            <w:ins w:id="919" w:author="Kate Gray" w:date="2025-09-17T11:00:00Z" w16du:dateUtc="2025-09-17T15:00:00Z">
              <w:r>
                <w:t>0x</w:t>
              </w:r>
            </w:ins>
            <w:ins w:id="920" w:author="Kate Gray" w:date="2025-09-17T11:02:00Z" w16du:dateUtc="2025-09-17T15:02:00Z">
              <w:r>
                <w:t>F0</w:t>
              </w:r>
            </w:ins>
          </w:p>
        </w:tc>
        <w:tc>
          <w:tcPr>
            <w:tcW w:w="4040" w:type="pct"/>
            <w:tcPrChange w:id="921" w:author="Kate Gray [2]" w:date="2025-09-17T10:58:00Z" w16du:dateUtc="2025-09-17T14:58:00Z">
              <w:tcPr>
                <w:tcW w:w="4318" w:type="pct"/>
                <w:gridSpan w:val="2"/>
              </w:tcPr>
            </w:tcPrChange>
          </w:tcPr>
          <w:p w14:paraId="73C56D67" w14:textId="64DD5ACC" w:rsidR="00307176" w:rsidRDefault="00307176">
            <w:pPr>
              <w:spacing w:before="100" w:beforeAutospacing="1" w:after="100" w:afterAutospacing="1"/>
              <w:outlineLvl w:val="2"/>
              <w:rPr>
                <w:ins w:id="922" w:author="Kate Gray" w:date="2025-09-17T10:58:00Z" w16du:dateUtc="2025-09-17T14:58:00Z"/>
              </w:rPr>
            </w:pPr>
            <w:ins w:id="923" w:author="Kate Gray" w:date="2025-09-17T11:02:00Z" w16du:dateUtc="2025-09-17T15:02:00Z">
              <w:r>
                <w:t>RFU (Set to 0)</w:t>
              </w:r>
            </w:ins>
          </w:p>
        </w:tc>
      </w:tr>
    </w:tbl>
    <w:p w14:paraId="2A636436" w14:textId="77777777" w:rsidR="00307176" w:rsidRDefault="00307176" w:rsidP="007459ED">
      <w:pPr>
        <w:autoSpaceDE w:val="0"/>
        <w:autoSpaceDN w:val="0"/>
        <w:adjustRightInd w:val="0"/>
        <w:rPr>
          <w:ins w:id="924" w:author="Kate Gray" w:date="2025-09-17T10:56:00Z" w16du:dateUtc="2025-09-17T14:56:00Z"/>
          <w:rFonts w:cstheme="minorHAnsi"/>
          <w:b/>
          <w:bCs/>
        </w:rPr>
      </w:pPr>
    </w:p>
    <w:p w14:paraId="71F21C04" w14:textId="532E7720" w:rsidR="007459ED" w:rsidRPr="00F06BC4" w:rsidRDefault="007459ED" w:rsidP="007459ED">
      <w:pPr>
        <w:autoSpaceDE w:val="0"/>
        <w:autoSpaceDN w:val="0"/>
        <w:adjustRightInd w:val="0"/>
        <w:rPr>
          <w:rFonts w:cstheme="minorHAnsi"/>
          <w:b/>
          <w:bCs/>
        </w:rPr>
      </w:pPr>
      <w:commentRangeStart w:id="925"/>
      <w:proofErr w:type="spellStart"/>
      <w:r w:rsidRPr="00F06BC4">
        <w:rPr>
          <w:rFonts w:cstheme="minorHAnsi"/>
          <w:b/>
          <w:bCs/>
        </w:rPr>
        <w:t>osdp_PIVSPER</w:t>
      </w:r>
      <w:proofErr w:type="spellEnd"/>
      <w:r w:rsidRPr="00F06BC4">
        <w:rPr>
          <w:rFonts w:cstheme="minorHAnsi"/>
          <w:b/>
          <w:bCs/>
        </w:rPr>
        <w:t xml:space="preserve"> </w:t>
      </w:r>
      <w:r>
        <w:rPr>
          <w:rFonts w:cstheme="minorHAnsi"/>
          <w:b/>
          <w:bCs/>
        </w:rPr>
        <w:t xml:space="preserve"> - PIV </w:t>
      </w:r>
      <w:r w:rsidRPr="00F06BC4">
        <w:rPr>
          <w:rFonts w:cstheme="minorHAnsi"/>
          <w:b/>
          <w:bCs/>
        </w:rPr>
        <w:t xml:space="preserve">Secure PIN Entry </w:t>
      </w:r>
      <w:r>
        <w:rPr>
          <w:rFonts w:cstheme="minorHAnsi"/>
          <w:b/>
          <w:bCs/>
        </w:rPr>
        <w:t>Reply</w:t>
      </w:r>
      <w:commentRangeEnd w:id="925"/>
      <w:r w:rsidR="0094122E" w:rsidRPr="00F06BC4">
        <w:rPr>
          <w:rStyle w:val="CommentReference"/>
          <w:rFonts w:cstheme="minorHAnsi"/>
          <w:b/>
          <w:bCs/>
          <w:sz w:val="22"/>
          <w:szCs w:val="22"/>
        </w:rPr>
        <w:commentReference w:id="925"/>
      </w:r>
    </w:p>
    <w:p w14:paraId="71F21C05" w14:textId="56ACD53A" w:rsidR="007459ED" w:rsidRPr="00F06BC4" w:rsidRDefault="007459ED" w:rsidP="007459ED">
      <w:pPr>
        <w:autoSpaceDE w:val="0"/>
        <w:autoSpaceDN w:val="0"/>
        <w:adjustRightInd w:val="0"/>
        <w:ind w:firstLine="720"/>
        <w:rPr>
          <w:rFonts w:cstheme="minorHAnsi"/>
          <w:bCs/>
        </w:rPr>
      </w:pPr>
      <w:r w:rsidRPr="00F06BC4">
        <w:rPr>
          <w:rFonts w:cstheme="minorHAnsi"/>
          <w:bCs/>
        </w:rPr>
        <w:t xml:space="preserve">Sent as a poll response </w:t>
      </w:r>
      <w:r>
        <w:rPr>
          <w:rFonts w:cstheme="minorHAnsi"/>
          <w:bCs/>
        </w:rPr>
        <w:t>to report the result of the previous</w:t>
      </w:r>
      <w:r w:rsidR="000C15D6">
        <w:rPr>
          <w:rFonts w:cstheme="minorHAnsi"/>
          <w:bCs/>
        </w:rPr>
        <w:t xml:space="preserve"> </w:t>
      </w:r>
      <w:r w:rsidRPr="00F06BC4">
        <w:rPr>
          <w:rFonts w:cstheme="minorHAnsi"/>
          <w:bCs/>
        </w:rPr>
        <w:t xml:space="preserve">PIV Secure PIN Entry </w:t>
      </w:r>
      <w:r>
        <w:rPr>
          <w:rFonts w:cstheme="minorHAnsi"/>
          <w:bCs/>
        </w:rPr>
        <w:t>command.</w:t>
      </w:r>
    </w:p>
    <w:tbl>
      <w:tblPr>
        <w:tblStyle w:val="TableGrid"/>
        <w:tblW w:w="10165" w:type="dxa"/>
        <w:tblLook w:val="04A0" w:firstRow="1" w:lastRow="0" w:firstColumn="1" w:lastColumn="0" w:noHBand="0" w:noVBand="1"/>
      </w:tblPr>
      <w:tblGrid>
        <w:gridCol w:w="1435"/>
        <w:gridCol w:w="6660"/>
        <w:gridCol w:w="2070"/>
      </w:tblGrid>
      <w:tr w:rsidR="007459ED" w:rsidRPr="00F06BC4" w14:paraId="71F21C09" w14:textId="77777777">
        <w:tc>
          <w:tcPr>
            <w:tcW w:w="1435" w:type="dxa"/>
          </w:tcPr>
          <w:p w14:paraId="71F21C06" w14:textId="77777777" w:rsidR="007459ED" w:rsidRPr="00F06BC4" w:rsidRDefault="007459ED">
            <w:pPr>
              <w:autoSpaceDE w:val="0"/>
              <w:autoSpaceDN w:val="0"/>
              <w:adjustRightInd w:val="0"/>
              <w:rPr>
                <w:rFonts w:cstheme="minorHAnsi"/>
                <w:b/>
                <w:bCs/>
              </w:rPr>
            </w:pPr>
            <w:r w:rsidRPr="00F06BC4">
              <w:rPr>
                <w:rFonts w:cstheme="minorHAnsi"/>
                <w:b/>
                <w:bCs/>
              </w:rPr>
              <w:t>Packet format field</w:t>
            </w:r>
          </w:p>
        </w:tc>
        <w:tc>
          <w:tcPr>
            <w:tcW w:w="6660" w:type="dxa"/>
            <w:vAlign w:val="center"/>
          </w:tcPr>
          <w:p w14:paraId="71F21C07" w14:textId="77777777" w:rsidR="007459ED" w:rsidRPr="00F06BC4" w:rsidRDefault="007459ED">
            <w:pPr>
              <w:autoSpaceDE w:val="0"/>
              <w:autoSpaceDN w:val="0"/>
              <w:adjustRightInd w:val="0"/>
              <w:jc w:val="center"/>
              <w:rPr>
                <w:rFonts w:cstheme="minorHAnsi"/>
                <w:b/>
                <w:bCs/>
              </w:rPr>
            </w:pPr>
            <w:r w:rsidRPr="00F06BC4">
              <w:rPr>
                <w:rFonts w:cstheme="minorHAnsi"/>
                <w:b/>
                <w:bCs/>
              </w:rPr>
              <w:t>Code</w:t>
            </w:r>
          </w:p>
        </w:tc>
        <w:tc>
          <w:tcPr>
            <w:tcW w:w="2070" w:type="dxa"/>
            <w:vAlign w:val="center"/>
          </w:tcPr>
          <w:p w14:paraId="71F21C08" w14:textId="77777777" w:rsidR="007459ED" w:rsidRPr="00F06BC4" w:rsidRDefault="007459ED">
            <w:pPr>
              <w:autoSpaceDE w:val="0"/>
              <w:autoSpaceDN w:val="0"/>
              <w:adjustRightInd w:val="0"/>
              <w:jc w:val="center"/>
              <w:rPr>
                <w:rFonts w:cstheme="minorHAnsi"/>
                <w:b/>
                <w:bCs/>
              </w:rPr>
            </w:pPr>
            <w:r w:rsidRPr="00F06BC4">
              <w:rPr>
                <w:rFonts w:cstheme="minorHAnsi"/>
                <w:b/>
                <w:bCs/>
              </w:rPr>
              <w:t>Name</w:t>
            </w:r>
          </w:p>
        </w:tc>
      </w:tr>
      <w:tr w:rsidR="007459ED" w:rsidRPr="00F06BC4" w14:paraId="71F21C0D" w14:textId="77777777">
        <w:tc>
          <w:tcPr>
            <w:tcW w:w="1435" w:type="dxa"/>
          </w:tcPr>
          <w:p w14:paraId="71F21C0A" w14:textId="77777777" w:rsidR="007459ED" w:rsidRPr="00F06BC4" w:rsidRDefault="007459ED">
            <w:pPr>
              <w:autoSpaceDE w:val="0"/>
              <w:autoSpaceDN w:val="0"/>
              <w:adjustRightInd w:val="0"/>
              <w:jc w:val="center"/>
              <w:rPr>
                <w:rFonts w:cstheme="minorHAnsi"/>
                <w:bCs/>
              </w:rPr>
            </w:pPr>
            <w:r w:rsidRPr="00F06BC4">
              <w:rPr>
                <w:rFonts w:cstheme="minorHAnsi"/>
                <w:bCs/>
              </w:rPr>
              <w:t>CMND</w:t>
            </w:r>
          </w:p>
        </w:tc>
        <w:tc>
          <w:tcPr>
            <w:tcW w:w="6660" w:type="dxa"/>
          </w:tcPr>
          <w:p w14:paraId="71F21C0B" w14:textId="77777777" w:rsidR="007459ED" w:rsidRPr="00F06BC4" w:rsidRDefault="007459ED">
            <w:pPr>
              <w:autoSpaceDE w:val="0"/>
              <w:autoSpaceDN w:val="0"/>
              <w:adjustRightInd w:val="0"/>
              <w:rPr>
                <w:rFonts w:cstheme="minorHAnsi"/>
                <w:bCs/>
              </w:rPr>
            </w:pPr>
            <w:r w:rsidRPr="00F06BC4">
              <w:rPr>
                <w:rFonts w:cstheme="minorHAnsi"/>
                <w:bCs/>
              </w:rPr>
              <w:t>0x86</w:t>
            </w:r>
          </w:p>
        </w:tc>
        <w:tc>
          <w:tcPr>
            <w:tcW w:w="2070" w:type="dxa"/>
          </w:tcPr>
          <w:p w14:paraId="71F21C0C" w14:textId="77777777" w:rsidR="007459ED" w:rsidRPr="00F06BC4" w:rsidRDefault="007459ED">
            <w:pPr>
              <w:autoSpaceDE w:val="0"/>
              <w:autoSpaceDN w:val="0"/>
              <w:adjustRightInd w:val="0"/>
              <w:jc w:val="center"/>
              <w:rPr>
                <w:rFonts w:cstheme="minorHAnsi"/>
                <w:bCs/>
              </w:rPr>
            </w:pPr>
            <w:proofErr w:type="spellStart"/>
            <w:r w:rsidRPr="00F06BC4">
              <w:rPr>
                <w:rFonts w:cstheme="minorHAnsi"/>
                <w:bCs/>
              </w:rPr>
              <w:t>osdp_PIVSPER</w:t>
            </w:r>
            <w:proofErr w:type="spellEnd"/>
          </w:p>
        </w:tc>
      </w:tr>
      <w:tr w:rsidR="007459ED" w:rsidRPr="00F06BC4" w14:paraId="71F21C19" w14:textId="77777777">
        <w:tc>
          <w:tcPr>
            <w:tcW w:w="1435" w:type="dxa"/>
            <w:vAlign w:val="center"/>
          </w:tcPr>
          <w:p w14:paraId="71F21C0E" w14:textId="77777777" w:rsidR="007459ED" w:rsidRPr="00F06BC4" w:rsidRDefault="007459ED">
            <w:pPr>
              <w:autoSpaceDE w:val="0"/>
              <w:autoSpaceDN w:val="0"/>
              <w:adjustRightInd w:val="0"/>
              <w:jc w:val="center"/>
              <w:rPr>
                <w:rFonts w:cstheme="minorHAnsi"/>
                <w:bCs/>
              </w:rPr>
            </w:pPr>
            <w:r w:rsidRPr="00F06BC4">
              <w:rPr>
                <w:rFonts w:cstheme="minorHAnsi"/>
                <w:bCs/>
              </w:rPr>
              <w:t>DATA</w:t>
            </w:r>
            <w:r>
              <w:rPr>
                <w:rFonts w:cstheme="minorHAnsi"/>
                <w:bCs/>
              </w:rPr>
              <w:t>[0]</w:t>
            </w:r>
          </w:p>
        </w:tc>
        <w:tc>
          <w:tcPr>
            <w:tcW w:w="6660" w:type="dxa"/>
          </w:tcPr>
          <w:p w14:paraId="013E5C54" w14:textId="77777777" w:rsidR="00B56218" w:rsidRPr="00B56218" w:rsidRDefault="00B56218" w:rsidP="00B56218">
            <w:pPr>
              <w:autoSpaceDE w:val="0"/>
              <w:autoSpaceDN w:val="0"/>
              <w:adjustRightInd w:val="0"/>
              <w:rPr>
                <w:rFonts w:cstheme="minorHAnsi"/>
                <w:bCs/>
              </w:rPr>
            </w:pPr>
            <w:r w:rsidRPr="00B56218">
              <w:rPr>
                <w:rFonts w:cstheme="minorHAnsi"/>
                <w:bCs/>
              </w:rPr>
              <w:t>0x00 – Success: PIN verified</w:t>
            </w:r>
          </w:p>
          <w:p w14:paraId="5068AA27" w14:textId="77777777" w:rsidR="00B56218" w:rsidRPr="00B56218" w:rsidRDefault="00B56218" w:rsidP="00B56218">
            <w:pPr>
              <w:autoSpaceDE w:val="0"/>
              <w:autoSpaceDN w:val="0"/>
              <w:adjustRightInd w:val="0"/>
              <w:rPr>
                <w:rFonts w:cstheme="minorHAnsi"/>
                <w:bCs/>
              </w:rPr>
            </w:pPr>
            <w:r w:rsidRPr="00B56218">
              <w:rPr>
                <w:rFonts w:cstheme="minorHAnsi"/>
                <w:bCs/>
              </w:rPr>
              <w:t>0x01 – Timeout: PIN not started</w:t>
            </w:r>
          </w:p>
          <w:p w14:paraId="5A547761" w14:textId="77777777" w:rsidR="00B56218" w:rsidRPr="00B56218" w:rsidRDefault="00B56218" w:rsidP="00B56218">
            <w:pPr>
              <w:autoSpaceDE w:val="0"/>
              <w:autoSpaceDN w:val="0"/>
              <w:adjustRightInd w:val="0"/>
              <w:rPr>
                <w:rFonts w:cstheme="minorHAnsi"/>
                <w:bCs/>
              </w:rPr>
            </w:pPr>
            <w:r w:rsidRPr="00B56218">
              <w:rPr>
                <w:rFonts w:cstheme="minorHAnsi"/>
                <w:bCs/>
              </w:rPr>
              <w:t>0x02 – Timeout: inter-digit</w:t>
            </w:r>
          </w:p>
          <w:p w14:paraId="7574A80A" w14:textId="77777777" w:rsidR="00B56218" w:rsidRPr="00B56218" w:rsidRDefault="00B56218" w:rsidP="00B56218">
            <w:pPr>
              <w:autoSpaceDE w:val="0"/>
              <w:autoSpaceDN w:val="0"/>
              <w:adjustRightInd w:val="0"/>
              <w:rPr>
                <w:rFonts w:cstheme="minorHAnsi"/>
                <w:bCs/>
              </w:rPr>
            </w:pPr>
            <w:r w:rsidRPr="00B56218">
              <w:rPr>
                <w:rFonts w:cstheme="minorHAnsi"/>
                <w:bCs/>
              </w:rPr>
              <w:t>0x03 – PIN mismatch</w:t>
            </w:r>
          </w:p>
          <w:p w14:paraId="175F85BD" w14:textId="77777777" w:rsidR="00B56218" w:rsidRPr="00B56218" w:rsidRDefault="00B56218" w:rsidP="00B56218">
            <w:pPr>
              <w:autoSpaceDE w:val="0"/>
              <w:autoSpaceDN w:val="0"/>
              <w:adjustRightInd w:val="0"/>
              <w:rPr>
                <w:rFonts w:cstheme="minorHAnsi"/>
                <w:bCs/>
              </w:rPr>
            </w:pPr>
            <w:r w:rsidRPr="00B56218">
              <w:rPr>
                <w:rFonts w:cstheme="minorHAnsi"/>
                <w:bCs/>
              </w:rPr>
              <w:t>0x04 – Card removed</w:t>
            </w:r>
          </w:p>
          <w:p w14:paraId="469A721C" w14:textId="77777777" w:rsidR="00B56218" w:rsidRPr="00B56218" w:rsidRDefault="00B56218" w:rsidP="00B56218">
            <w:pPr>
              <w:autoSpaceDE w:val="0"/>
              <w:autoSpaceDN w:val="0"/>
              <w:adjustRightInd w:val="0"/>
              <w:rPr>
                <w:rFonts w:cstheme="minorHAnsi"/>
                <w:bCs/>
              </w:rPr>
            </w:pPr>
            <w:r w:rsidRPr="00B56218">
              <w:rPr>
                <w:rFonts w:cstheme="minorHAnsi"/>
                <w:bCs/>
              </w:rPr>
              <w:t>0x05 – Card blocked</w:t>
            </w:r>
          </w:p>
          <w:p w14:paraId="2E187CD5" w14:textId="77777777" w:rsidR="00B56218" w:rsidRPr="00B56218" w:rsidRDefault="00B56218" w:rsidP="00B56218">
            <w:pPr>
              <w:autoSpaceDE w:val="0"/>
              <w:autoSpaceDN w:val="0"/>
              <w:adjustRightInd w:val="0"/>
              <w:rPr>
                <w:rFonts w:cstheme="minorHAnsi"/>
                <w:bCs/>
              </w:rPr>
            </w:pPr>
            <w:r w:rsidRPr="00B56218">
              <w:rPr>
                <w:rFonts w:cstheme="minorHAnsi"/>
                <w:bCs/>
              </w:rPr>
              <w:t>0x06 – Wrong interface</w:t>
            </w:r>
          </w:p>
          <w:p w14:paraId="7C79B6FD" w14:textId="77777777" w:rsidR="00B56218" w:rsidRPr="00B56218" w:rsidRDefault="00B56218" w:rsidP="00B56218">
            <w:pPr>
              <w:autoSpaceDE w:val="0"/>
              <w:autoSpaceDN w:val="0"/>
              <w:adjustRightInd w:val="0"/>
              <w:rPr>
                <w:rFonts w:cstheme="minorHAnsi"/>
                <w:bCs/>
              </w:rPr>
            </w:pPr>
            <w:r w:rsidRPr="00B56218">
              <w:rPr>
                <w:rFonts w:cstheme="minorHAnsi"/>
                <w:bCs/>
              </w:rPr>
              <w:t>0x07 – Incorrect parameters</w:t>
            </w:r>
          </w:p>
          <w:p w14:paraId="4F3A4750" w14:textId="77777777" w:rsidR="007459ED" w:rsidRDefault="00B56218" w:rsidP="00B56218">
            <w:pPr>
              <w:autoSpaceDE w:val="0"/>
              <w:autoSpaceDN w:val="0"/>
              <w:adjustRightInd w:val="0"/>
              <w:rPr>
                <w:ins w:id="926" w:author="Kate Gray" w:date="2025-09-03T11:58:00Z" w16du:dateUtc="2025-09-03T15:58:00Z"/>
                <w:rFonts w:cstheme="minorHAnsi"/>
                <w:bCs/>
              </w:rPr>
            </w:pPr>
            <w:r w:rsidRPr="00B56218">
              <w:rPr>
                <w:rFonts w:cstheme="minorHAnsi"/>
                <w:bCs/>
              </w:rPr>
              <w:t>0x08 – Security condition not met</w:t>
            </w:r>
          </w:p>
          <w:p w14:paraId="71F21C17" w14:textId="7F5F5E53" w:rsidR="00983654" w:rsidRPr="00F06BC4" w:rsidRDefault="00983654" w:rsidP="00B56218">
            <w:pPr>
              <w:autoSpaceDE w:val="0"/>
              <w:autoSpaceDN w:val="0"/>
              <w:adjustRightInd w:val="0"/>
              <w:rPr>
                <w:rFonts w:cstheme="minorHAnsi"/>
                <w:bCs/>
              </w:rPr>
            </w:pPr>
            <w:ins w:id="927" w:author="Kate Gray" w:date="2025-09-03T11:58:00Z" w16du:dateUtc="2025-09-03T15:58:00Z">
              <w:r>
                <w:rPr>
                  <w:rFonts w:cstheme="minorHAnsi"/>
                  <w:bCs/>
                </w:rPr>
                <w:t>@todo RFU and RFP</w:t>
              </w:r>
            </w:ins>
          </w:p>
        </w:tc>
        <w:tc>
          <w:tcPr>
            <w:tcW w:w="2070" w:type="dxa"/>
            <w:vAlign w:val="center"/>
          </w:tcPr>
          <w:p w14:paraId="71F21C18" w14:textId="77777777" w:rsidR="007459ED" w:rsidRPr="00F06BC4" w:rsidRDefault="007459ED">
            <w:pPr>
              <w:autoSpaceDE w:val="0"/>
              <w:autoSpaceDN w:val="0"/>
              <w:adjustRightInd w:val="0"/>
              <w:jc w:val="center"/>
              <w:rPr>
                <w:rFonts w:cstheme="minorHAnsi"/>
                <w:bCs/>
              </w:rPr>
            </w:pPr>
            <w:r w:rsidRPr="00F06BC4">
              <w:rPr>
                <w:rFonts w:cstheme="minorHAnsi"/>
                <w:bCs/>
              </w:rPr>
              <w:t>Result</w:t>
            </w:r>
          </w:p>
        </w:tc>
      </w:tr>
      <w:tr w:rsidR="007459ED" w:rsidRPr="00F06BC4" w14:paraId="71F21C1D" w14:textId="77777777">
        <w:tc>
          <w:tcPr>
            <w:tcW w:w="1435" w:type="dxa"/>
            <w:vAlign w:val="center"/>
          </w:tcPr>
          <w:p w14:paraId="71F21C1A" w14:textId="77777777" w:rsidR="007459ED" w:rsidRPr="00F06BC4" w:rsidRDefault="007459ED">
            <w:pPr>
              <w:autoSpaceDE w:val="0"/>
              <w:autoSpaceDN w:val="0"/>
              <w:adjustRightInd w:val="0"/>
              <w:jc w:val="center"/>
              <w:rPr>
                <w:rFonts w:cstheme="minorHAnsi"/>
                <w:bCs/>
              </w:rPr>
            </w:pPr>
            <w:r>
              <w:rPr>
                <w:rFonts w:cstheme="minorHAnsi"/>
                <w:bCs/>
              </w:rPr>
              <w:t>DATA[1]</w:t>
            </w:r>
          </w:p>
        </w:tc>
        <w:tc>
          <w:tcPr>
            <w:tcW w:w="6660" w:type="dxa"/>
          </w:tcPr>
          <w:p w14:paraId="71F21C1B" w14:textId="77777777" w:rsidR="007459ED" w:rsidRPr="00F06BC4" w:rsidRDefault="007459ED">
            <w:pPr>
              <w:autoSpaceDE w:val="0"/>
              <w:autoSpaceDN w:val="0"/>
              <w:adjustRightInd w:val="0"/>
              <w:rPr>
                <w:rFonts w:cstheme="minorHAnsi"/>
                <w:bCs/>
              </w:rPr>
            </w:pPr>
            <w:r>
              <w:rPr>
                <w:rFonts w:cstheme="minorHAnsi"/>
                <w:bCs/>
              </w:rPr>
              <w:t>0x0X  - Match attempts remaining if result is PIN mismatch else RFU.</w:t>
            </w:r>
          </w:p>
        </w:tc>
        <w:tc>
          <w:tcPr>
            <w:tcW w:w="2070" w:type="dxa"/>
            <w:vAlign w:val="center"/>
          </w:tcPr>
          <w:p w14:paraId="71F21C1C" w14:textId="77777777" w:rsidR="007459ED" w:rsidRPr="00F06BC4" w:rsidRDefault="007459ED">
            <w:pPr>
              <w:autoSpaceDE w:val="0"/>
              <w:autoSpaceDN w:val="0"/>
              <w:adjustRightInd w:val="0"/>
              <w:jc w:val="center"/>
              <w:rPr>
                <w:rFonts w:cstheme="minorHAnsi"/>
                <w:bCs/>
              </w:rPr>
            </w:pPr>
          </w:p>
        </w:tc>
      </w:tr>
    </w:tbl>
    <w:p w14:paraId="1636B514" w14:textId="77777777" w:rsidR="004A3C68" w:rsidRDefault="004A3C68" w:rsidP="00A57646">
      <w:pPr>
        <w:pStyle w:val="NoSpacing"/>
        <w:rPr>
          <w:b/>
        </w:rPr>
      </w:pPr>
    </w:p>
    <w:p w14:paraId="71F21C1E" w14:textId="6D8D095B" w:rsidR="009577DF" w:rsidRDefault="00261F64" w:rsidP="00A57646">
      <w:pPr>
        <w:pStyle w:val="NoSpacing"/>
      </w:pPr>
      <w:proofErr w:type="spellStart"/>
      <w:r w:rsidRPr="009577DF">
        <w:rPr>
          <w:b/>
        </w:rPr>
        <w:t>o</w:t>
      </w:r>
      <w:r w:rsidR="00A57646" w:rsidRPr="009577DF">
        <w:rPr>
          <w:b/>
        </w:rPr>
        <w:t>sdp_PIVBIOMATCH</w:t>
      </w:r>
      <w:proofErr w:type="spellEnd"/>
      <w:r w:rsidR="009577DF" w:rsidRPr="009577DF">
        <w:rPr>
          <w:b/>
        </w:rPr>
        <w:t xml:space="preserve"> – Perform PIV </w:t>
      </w:r>
      <w:r w:rsidR="00EF7274">
        <w:rPr>
          <w:b/>
        </w:rPr>
        <w:t>B</w:t>
      </w:r>
      <w:r w:rsidR="009577DF" w:rsidRPr="009577DF">
        <w:rPr>
          <w:b/>
        </w:rPr>
        <w:t xml:space="preserve">iometric </w:t>
      </w:r>
      <w:r w:rsidR="00EF7274">
        <w:rPr>
          <w:b/>
        </w:rPr>
        <w:t>M</w:t>
      </w:r>
      <w:r w:rsidR="009577DF" w:rsidRPr="009577DF">
        <w:rPr>
          <w:b/>
        </w:rPr>
        <w:t xml:space="preserve">atch </w:t>
      </w:r>
      <w:r w:rsidR="00EF7274">
        <w:rPr>
          <w:b/>
        </w:rPr>
        <w:t>to</w:t>
      </w:r>
      <w:r w:rsidR="000C15D6">
        <w:rPr>
          <w:b/>
        </w:rPr>
        <w:t xml:space="preserve"> </w:t>
      </w:r>
      <w:r w:rsidR="00EF7274">
        <w:rPr>
          <w:b/>
        </w:rPr>
        <w:t>C</w:t>
      </w:r>
      <w:r w:rsidR="009577DF" w:rsidRPr="009577DF">
        <w:rPr>
          <w:b/>
        </w:rPr>
        <w:t xml:space="preserve">ard </w:t>
      </w:r>
      <w:r w:rsidR="00EF7274">
        <w:rPr>
          <w:b/>
        </w:rPr>
        <w:t>T</w:t>
      </w:r>
      <w:r w:rsidR="009577DF" w:rsidRPr="009577DF">
        <w:rPr>
          <w:b/>
        </w:rPr>
        <w:t>emplate</w:t>
      </w:r>
      <w:r w:rsidR="009577DF">
        <w:t>.</w:t>
      </w:r>
    </w:p>
    <w:p w14:paraId="71F21C1F" w14:textId="77777777" w:rsidR="009577DF" w:rsidRDefault="009577DF" w:rsidP="00A57646">
      <w:pPr>
        <w:pStyle w:val="NoSpacing"/>
      </w:pPr>
    </w:p>
    <w:p w14:paraId="71F21C20" w14:textId="45299304" w:rsidR="009577DF" w:rsidRDefault="00920AD8" w:rsidP="00003ABF">
      <w:pPr>
        <w:pStyle w:val="NoSpacing"/>
      </w:pPr>
      <w:r>
        <w:t xml:space="preserve">Instructs the PD to </w:t>
      </w:r>
      <w:r w:rsidR="009577DF">
        <w:t xml:space="preserve">acquire and </w:t>
      </w:r>
      <w:r>
        <w:t xml:space="preserve">match </w:t>
      </w:r>
      <w:r w:rsidR="009577DF">
        <w:t xml:space="preserve">a live biometric </w:t>
      </w:r>
      <w:r w:rsidR="00003ABF">
        <w:t>to the</w:t>
      </w:r>
      <w:r w:rsidR="00B026C8">
        <w:t xml:space="preserve"> indicated </w:t>
      </w:r>
      <w:r w:rsidR="009577DF">
        <w:t>template</w:t>
      </w:r>
      <w:r w:rsidR="00B026C8">
        <w:t xml:space="preserve"> in the current card application.  </w:t>
      </w:r>
      <w:r w:rsidR="00EF7274">
        <w:t xml:space="preserve">Response to this command is ACK or NAK with error code </w:t>
      </w:r>
      <w:r w:rsidR="00003ABF">
        <w:t>0x</w:t>
      </w:r>
      <w:r w:rsidR="00EF7274">
        <w:t>03 Unknown</w:t>
      </w:r>
      <w:r w:rsidR="00003ABF">
        <w:t xml:space="preserve"> Command</w:t>
      </w:r>
      <w:ins w:id="928" w:author="Kate Gray" w:date="2025-10-15T07:48:00Z">
        <w:r w:rsidR="070F2ABD">
          <w:t xml:space="preserve"> if the PD does not support the command, or 0x07 (BIO_TYPE </w:t>
        </w:r>
      </w:ins>
      <w:ins w:id="929" w:author="Kate Gray" w:date="2025-10-15T07:49:00Z">
        <w:r w:rsidR="070F2ABD">
          <w:t>not suppor</w:t>
        </w:r>
        <w:r w:rsidR="67FDAC23">
          <w:t>ted</w:t>
        </w:r>
      </w:ins>
      <w:ins w:id="930" w:author="Kate Gray" w:date="2025-10-15T07:48:00Z">
        <w:r w:rsidR="070F2ABD">
          <w:t>) if either the PD or Credential is unable to perform the requested operation</w:t>
        </w:r>
      </w:ins>
      <w:r w:rsidR="00EF7274">
        <w:t>.</w:t>
      </w:r>
    </w:p>
    <w:p w14:paraId="71F21C21" w14:textId="77777777" w:rsidR="009577DF" w:rsidRDefault="009577DF" w:rsidP="009577DF">
      <w:pPr>
        <w:pStyle w:val="NoSpacing"/>
        <w:ind w:firstLine="720"/>
      </w:pPr>
    </w:p>
    <w:p w14:paraId="71F21C22" w14:textId="77777777" w:rsidR="009577DF" w:rsidRDefault="009577DF" w:rsidP="009577DF">
      <w:pPr>
        <w:pStyle w:val="NoSpacing"/>
        <w:rPr>
          <w:rFonts w:cstheme="minorHAnsi"/>
          <w:bCs/>
        </w:rPr>
      </w:pPr>
    </w:p>
    <w:tbl>
      <w:tblPr>
        <w:tblStyle w:val="TableGrid"/>
        <w:tblW w:w="10286" w:type="dxa"/>
        <w:tblLook w:val="04A0" w:firstRow="1" w:lastRow="0" w:firstColumn="1" w:lastColumn="0" w:noHBand="0" w:noVBand="1"/>
      </w:tblPr>
      <w:tblGrid>
        <w:gridCol w:w="1705"/>
        <w:gridCol w:w="1440"/>
        <w:gridCol w:w="2340"/>
        <w:gridCol w:w="4801"/>
      </w:tblGrid>
      <w:tr w:rsidR="009577DF" w:rsidRPr="00A44545" w14:paraId="71F21C27" w14:textId="77777777" w:rsidTr="00232B7D">
        <w:trPr>
          <w:trHeight w:val="559"/>
        </w:trPr>
        <w:tc>
          <w:tcPr>
            <w:tcW w:w="1705" w:type="dxa"/>
          </w:tcPr>
          <w:p w14:paraId="71F21C23" w14:textId="77777777" w:rsidR="009577DF" w:rsidRPr="00D078FC" w:rsidRDefault="009577DF" w:rsidP="00C1034F">
            <w:pPr>
              <w:autoSpaceDE w:val="0"/>
              <w:autoSpaceDN w:val="0"/>
              <w:adjustRightInd w:val="0"/>
              <w:rPr>
                <w:rFonts w:cstheme="minorHAnsi"/>
                <w:b/>
                <w:bCs/>
              </w:rPr>
            </w:pPr>
            <w:r w:rsidRPr="00D078FC">
              <w:rPr>
                <w:rFonts w:cstheme="minorHAnsi"/>
                <w:b/>
                <w:bCs/>
              </w:rPr>
              <w:t>Packet format field</w:t>
            </w:r>
          </w:p>
        </w:tc>
        <w:tc>
          <w:tcPr>
            <w:tcW w:w="1440" w:type="dxa"/>
            <w:vAlign w:val="center"/>
          </w:tcPr>
          <w:p w14:paraId="71F21C24" w14:textId="77777777" w:rsidR="009577DF" w:rsidRPr="00D078FC" w:rsidRDefault="009577DF" w:rsidP="00232B7D">
            <w:pPr>
              <w:autoSpaceDE w:val="0"/>
              <w:autoSpaceDN w:val="0"/>
              <w:adjustRightInd w:val="0"/>
              <w:jc w:val="center"/>
              <w:rPr>
                <w:rFonts w:cstheme="minorHAnsi"/>
                <w:b/>
                <w:bCs/>
              </w:rPr>
            </w:pPr>
            <w:r w:rsidRPr="00D078FC">
              <w:rPr>
                <w:rFonts w:cstheme="minorHAnsi"/>
                <w:b/>
                <w:bCs/>
              </w:rPr>
              <w:t>Code</w:t>
            </w:r>
          </w:p>
        </w:tc>
        <w:tc>
          <w:tcPr>
            <w:tcW w:w="2340" w:type="dxa"/>
            <w:vAlign w:val="center"/>
          </w:tcPr>
          <w:p w14:paraId="71F21C25" w14:textId="77777777" w:rsidR="009577DF" w:rsidRPr="00D078FC" w:rsidRDefault="009577DF" w:rsidP="00232B7D">
            <w:pPr>
              <w:autoSpaceDE w:val="0"/>
              <w:autoSpaceDN w:val="0"/>
              <w:adjustRightInd w:val="0"/>
              <w:jc w:val="center"/>
              <w:rPr>
                <w:rFonts w:cstheme="minorHAnsi"/>
                <w:b/>
                <w:bCs/>
              </w:rPr>
            </w:pPr>
            <w:r w:rsidRPr="00D078FC">
              <w:rPr>
                <w:rFonts w:cstheme="minorHAnsi"/>
                <w:b/>
                <w:bCs/>
              </w:rPr>
              <w:t>Name</w:t>
            </w:r>
          </w:p>
        </w:tc>
        <w:tc>
          <w:tcPr>
            <w:tcW w:w="4801" w:type="dxa"/>
            <w:vAlign w:val="center"/>
          </w:tcPr>
          <w:p w14:paraId="71F21C26" w14:textId="77777777" w:rsidR="009577DF" w:rsidRPr="00D078FC" w:rsidRDefault="009577DF" w:rsidP="00232B7D">
            <w:pPr>
              <w:autoSpaceDE w:val="0"/>
              <w:autoSpaceDN w:val="0"/>
              <w:adjustRightInd w:val="0"/>
              <w:jc w:val="center"/>
              <w:rPr>
                <w:rFonts w:cstheme="minorHAnsi"/>
                <w:b/>
                <w:bCs/>
              </w:rPr>
            </w:pPr>
            <w:r w:rsidRPr="00D078FC">
              <w:rPr>
                <w:rFonts w:cstheme="minorHAnsi"/>
                <w:b/>
                <w:bCs/>
              </w:rPr>
              <w:t>Meaning</w:t>
            </w:r>
          </w:p>
        </w:tc>
      </w:tr>
      <w:tr w:rsidR="009577DF" w:rsidRPr="00A44545" w14:paraId="71F21C2C" w14:textId="77777777" w:rsidTr="00791A36">
        <w:trPr>
          <w:trHeight w:val="273"/>
        </w:trPr>
        <w:tc>
          <w:tcPr>
            <w:tcW w:w="1705" w:type="dxa"/>
            <w:vAlign w:val="center"/>
          </w:tcPr>
          <w:p w14:paraId="71F21C28" w14:textId="77777777" w:rsidR="009577DF" w:rsidRPr="00D078FC" w:rsidRDefault="009577DF" w:rsidP="00791A36">
            <w:pPr>
              <w:autoSpaceDE w:val="0"/>
              <w:autoSpaceDN w:val="0"/>
              <w:adjustRightInd w:val="0"/>
              <w:jc w:val="center"/>
              <w:rPr>
                <w:rFonts w:cstheme="minorHAnsi"/>
                <w:bCs/>
              </w:rPr>
            </w:pPr>
            <w:r w:rsidRPr="00D078FC">
              <w:rPr>
                <w:rFonts w:cstheme="minorHAnsi"/>
                <w:bCs/>
              </w:rPr>
              <w:t>CMND</w:t>
            </w:r>
          </w:p>
        </w:tc>
        <w:tc>
          <w:tcPr>
            <w:tcW w:w="1440" w:type="dxa"/>
          </w:tcPr>
          <w:p w14:paraId="71F21C29" w14:textId="77777777" w:rsidR="009577DF" w:rsidRPr="00D078FC" w:rsidRDefault="009577DF" w:rsidP="00C1034F">
            <w:pPr>
              <w:autoSpaceDE w:val="0"/>
              <w:autoSpaceDN w:val="0"/>
              <w:adjustRightInd w:val="0"/>
              <w:rPr>
                <w:rFonts w:cstheme="minorHAnsi"/>
                <w:bCs/>
              </w:rPr>
            </w:pPr>
            <w:r w:rsidRPr="00D078FC">
              <w:rPr>
                <w:rFonts w:cstheme="minorHAnsi"/>
                <w:bCs/>
              </w:rPr>
              <w:t>0xAA</w:t>
            </w:r>
          </w:p>
        </w:tc>
        <w:tc>
          <w:tcPr>
            <w:tcW w:w="2340" w:type="dxa"/>
            <w:vAlign w:val="center"/>
          </w:tcPr>
          <w:p w14:paraId="71F21C2A" w14:textId="77777777" w:rsidR="009577DF" w:rsidRPr="00D078FC" w:rsidRDefault="009577DF" w:rsidP="00C1034F">
            <w:pPr>
              <w:autoSpaceDE w:val="0"/>
              <w:autoSpaceDN w:val="0"/>
              <w:adjustRightInd w:val="0"/>
              <w:jc w:val="center"/>
              <w:rPr>
                <w:rFonts w:cstheme="minorHAnsi"/>
                <w:bCs/>
              </w:rPr>
            </w:pPr>
            <w:proofErr w:type="spellStart"/>
            <w:r w:rsidRPr="00D078FC">
              <w:rPr>
                <w:rFonts w:cstheme="minorHAnsi"/>
                <w:bCs/>
              </w:rPr>
              <w:t>osdp_PIVBIOMATCH</w:t>
            </w:r>
            <w:proofErr w:type="spellEnd"/>
          </w:p>
        </w:tc>
        <w:tc>
          <w:tcPr>
            <w:tcW w:w="4801" w:type="dxa"/>
          </w:tcPr>
          <w:p w14:paraId="71F21C2B" w14:textId="7F173772" w:rsidR="009577DF" w:rsidRPr="00D078FC" w:rsidRDefault="009577DF" w:rsidP="00C1034F">
            <w:pPr>
              <w:autoSpaceDE w:val="0"/>
              <w:autoSpaceDN w:val="0"/>
              <w:adjustRightInd w:val="0"/>
              <w:jc w:val="center"/>
            </w:pPr>
            <w:commentRangeStart w:id="931"/>
            <w:commentRangeStart w:id="932"/>
            <w:commentRangeStart w:id="933"/>
            <w:commentRangeEnd w:id="931"/>
            <w:r w:rsidRPr="00D078FC">
              <w:rPr>
                <w:rStyle w:val="CommentReference"/>
                <w:sz w:val="22"/>
                <w:szCs w:val="22"/>
              </w:rPr>
              <w:commentReference w:id="931"/>
            </w:r>
            <w:commentRangeEnd w:id="932"/>
            <w:r w:rsidR="000F5406" w:rsidRPr="00D078FC">
              <w:rPr>
                <w:rStyle w:val="CommentReference"/>
                <w:sz w:val="22"/>
                <w:szCs w:val="22"/>
              </w:rPr>
              <w:commentReference w:id="932"/>
            </w:r>
            <w:commentRangeEnd w:id="933"/>
            <w:r w:rsidR="0072348B" w:rsidRPr="00D078FC">
              <w:rPr>
                <w:rStyle w:val="CommentReference"/>
                <w:sz w:val="22"/>
                <w:szCs w:val="22"/>
              </w:rPr>
              <w:commentReference w:id="933"/>
            </w:r>
          </w:p>
        </w:tc>
      </w:tr>
      <w:tr w:rsidR="00BB7E4E" w:rsidRPr="00A44545" w14:paraId="71F21C33" w14:textId="77777777">
        <w:trPr>
          <w:trHeight w:val="851"/>
        </w:trPr>
        <w:tc>
          <w:tcPr>
            <w:tcW w:w="1705" w:type="dxa"/>
            <w:vAlign w:val="center"/>
          </w:tcPr>
          <w:p w14:paraId="71F21C2D" w14:textId="77777777" w:rsidR="00BB7E4E" w:rsidRPr="00D078FC" w:rsidRDefault="00BB7E4E" w:rsidP="00C1034F">
            <w:pPr>
              <w:autoSpaceDE w:val="0"/>
              <w:autoSpaceDN w:val="0"/>
              <w:adjustRightInd w:val="0"/>
              <w:jc w:val="center"/>
              <w:rPr>
                <w:rFonts w:cstheme="minorHAnsi"/>
                <w:bCs/>
              </w:rPr>
            </w:pPr>
            <w:r w:rsidRPr="00D078FC">
              <w:rPr>
                <w:rFonts w:cstheme="minorHAnsi"/>
                <w:bCs/>
              </w:rPr>
              <w:t>DATA</w:t>
            </w:r>
            <w:r>
              <w:rPr>
                <w:rFonts w:cstheme="minorHAnsi"/>
                <w:bCs/>
              </w:rPr>
              <w:t>[0]</w:t>
            </w:r>
          </w:p>
        </w:tc>
        <w:tc>
          <w:tcPr>
            <w:tcW w:w="3780" w:type="dxa"/>
            <w:gridSpan w:val="2"/>
          </w:tcPr>
          <w:p w14:paraId="71F21C2E" w14:textId="77777777" w:rsidR="00BB7E4E" w:rsidRDefault="00BB7E4E" w:rsidP="00BB7E4E">
            <w:pPr>
              <w:autoSpaceDE w:val="0"/>
              <w:autoSpaceDN w:val="0"/>
              <w:adjustRightInd w:val="0"/>
              <w:rPr>
                <w:rFonts w:cstheme="minorHAnsi"/>
                <w:bCs/>
              </w:rPr>
            </w:pPr>
            <w:r>
              <w:rPr>
                <w:rFonts w:cstheme="minorHAnsi"/>
                <w:bCs/>
              </w:rPr>
              <w:t>0x01 – Card Holder Fingerprint</w:t>
            </w:r>
          </w:p>
          <w:p w14:paraId="71F21C2F" w14:textId="77777777" w:rsidR="00BB7E4E" w:rsidRDefault="00BB7E4E" w:rsidP="00BB7E4E">
            <w:pPr>
              <w:autoSpaceDE w:val="0"/>
              <w:autoSpaceDN w:val="0"/>
              <w:adjustRightInd w:val="0"/>
              <w:rPr>
                <w:rFonts w:cstheme="minorHAnsi"/>
                <w:bCs/>
              </w:rPr>
            </w:pPr>
            <w:r>
              <w:rPr>
                <w:rFonts w:cstheme="minorHAnsi"/>
                <w:bCs/>
              </w:rPr>
              <w:t>0x02 – Card Holder Facial Image</w:t>
            </w:r>
          </w:p>
          <w:p w14:paraId="71F21C30" w14:textId="77777777" w:rsidR="00BB7E4E" w:rsidRPr="00D078FC" w:rsidRDefault="00BB7E4E" w:rsidP="00BB7E4E">
            <w:pPr>
              <w:autoSpaceDE w:val="0"/>
              <w:autoSpaceDN w:val="0"/>
              <w:adjustRightInd w:val="0"/>
              <w:rPr>
                <w:rFonts w:cstheme="minorHAnsi"/>
                <w:bCs/>
              </w:rPr>
            </w:pPr>
            <w:r>
              <w:rPr>
                <w:rFonts w:cstheme="minorHAnsi"/>
                <w:bCs/>
              </w:rPr>
              <w:t>0x04 – Card Holder Iris</w:t>
            </w:r>
          </w:p>
        </w:tc>
        <w:tc>
          <w:tcPr>
            <w:tcW w:w="4801" w:type="dxa"/>
          </w:tcPr>
          <w:p w14:paraId="71F21C31" w14:textId="77777777" w:rsidR="00BB7E4E" w:rsidRDefault="00BB7E4E" w:rsidP="00C1034F">
            <w:pPr>
              <w:autoSpaceDE w:val="0"/>
              <w:autoSpaceDN w:val="0"/>
              <w:adjustRightInd w:val="0"/>
              <w:jc w:val="center"/>
              <w:rPr>
                <w:rFonts w:cstheme="minorHAnsi"/>
                <w:bCs/>
              </w:rPr>
            </w:pPr>
          </w:p>
          <w:p w14:paraId="71F21C32" w14:textId="77777777" w:rsidR="00BB7E4E" w:rsidRPr="00D078FC" w:rsidRDefault="00BB7E4E" w:rsidP="00003ABF">
            <w:pPr>
              <w:autoSpaceDE w:val="0"/>
              <w:autoSpaceDN w:val="0"/>
              <w:adjustRightInd w:val="0"/>
              <w:jc w:val="center"/>
              <w:rPr>
                <w:rFonts w:cstheme="minorHAnsi"/>
                <w:bCs/>
              </w:rPr>
            </w:pPr>
            <w:r>
              <w:rPr>
                <w:rFonts w:cstheme="minorHAnsi"/>
                <w:bCs/>
              </w:rPr>
              <w:t>B</w:t>
            </w:r>
            <w:r w:rsidRPr="00D078FC">
              <w:rPr>
                <w:rFonts w:cstheme="minorHAnsi"/>
                <w:bCs/>
              </w:rPr>
              <w:t>iometric template</w:t>
            </w:r>
            <w:r>
              <w:rPr>
                <w:rFonts w:cstheme="minorHAnsi"/>
                <w:bCs/>
              </w:rPr>
              <w:t xml:space="preserve"> Object ID</w:t>
            </w:r>
          </w:p>
        </w:tc>
      </w:tr>
      <w:tr w:rsidR="0001005B" w:rsidRPr="00A44545" w14:paraId="71F21C38" w14:textId="77777777" w:rsidTr="0001005B">
        <w:trPr>
          <w:trHeight w:val="580"/>
        </w:trPr>
        <w:tc>
          <w:tcPr>
            <w:tcW w:w="1705" w:type="dxa"/>
            <w:vAlign w:val="center"/>
          </w:tcPr>
          <w:p w14:paraId="71F21C34" w14:textId="77777777" w:rsidR="0001005B" w:rsidRPr="00D078FC" w:rsidRDefault="00B026C8" w:rsidP="00C1034F">
            <w:pPr>
              <w:autoSpaceDE w:val="0"/>
              <w:autoSpaceDN w:val="0"/>
              <w:adjustRightInd w:val="0"/>
              <w:jc w:val="center"/>
              <w:rPr>
                <w:rFonts w:cstheme="minorHAnsi"/>
                <w:bCs/>
              </w:rPr>
            </w:pPr>
            <w:r>
              <w:rPr>
                <w:rFonts w:cstheme="minorHAnsi"/>
                <w:bCs/>
              </w:rPr>
              <w:t>DATA[1]</w:t>
            </w:r>
          </w:p>
        </w:tc>
        <w:tc>
          <w:tcPr>
            <w:tcW w:w="3780" w:type="dxa"/>
            <w:gridSpan w:val="2"/>
          </w:tcPr>
          <w:p w14:paraId="71F21C35" w14:textId="77777777" w:rsidR="0001005B" w:rsidRPr="00D078FC" w:rsidRDefault="0001005B" w:rsidP="00C1034F">
            <w:pPr>
              <w:autoSpaceDE w:val="0"/>
              <w:autoSpaceDN w:val="0"/>
              <w:adjustRightInd w:val="0"/>
              <w:rPr>
                <w:rFonts w:cstheme="minorHAnsi"/>
                <w:bCs/>
              </w:rPr>
            </w:pPr>
            <w:r>
              <w:rPr>
                <w:rFonts w:cstheme="minorHAnsi"/>
                <w:bCs/>
              </w:rPr>
              <w:t>0x00 – Off Card Bio Match</w:t>
            </w:r>
          </w:p>
          <w:p w14:paraId="71F21C36" w14:textId="77777777" w:rsidR="0001005B" w:rsidRPr="00D078FC" w:rsidRDefault="0001005B" w:rsidP="0001005B">
            <w:pPr>
              <w:autoSpaceDE w:val="0"/>
              <w:autoSpaceDN w:val="0"/>
              <w:adjustRightInd w:val="0"/>
              <w:rPr>
                <w:rFonts w:cstheme="minorHAnsi"/>
                <w:bCs/>
              </w:rPr>
            </w:pPr>
            <w:r>
              <w:rPr>
                <w:rFonts w:cstheme="minorHAnsi"/>
                <w:bCs/>
              </w:rPr>
              <w:t>0x01 – On Card Match</w:t>
            </w:r>
          </w:p>
        </w:tc>
        <w:tc>
          <w:tcPr>
            <w:tcW w:w="4801" w:type="dxa"/>
            <w:vAlign w:val="center"/>
          </w:tcPr>
          <w:p w14:paraId="71F21C37" w14:textId="77777777" w:rsidR="0001005B" w:rsidRPr="00D078FC" w:rsidRDefault="0001005B" w:rsidP="0001005B">
            <w:pPr>
              <w:autoSpaceDE w:val="0"/>
              <w:autoSpaceDN w:val="0"/>
              <w:adjustRightInd w:val="0"/>
              <w:jc w:val="center"/>
              <w:rPr>
                <w:rFonts w:cstheme="minorHAnsi"/>
                <w:bCs/>
              </w:rPr>
            </w:pPr>
            <w:r>
              <w:rPr>
                <w:rFonts w:cstheme="minorHAnsi"/>
                <w:bCs/>
              </w:rPr>
              <w:t>Match Mode</w:t>
            </w:r>
          </w:p>
        </w:tc>
      </w:tr>
    </w:tbl>
    <w:p w14:paraId="71F21C3A" w14:textId="77777777" w:rsidR="00A57646" w:rsidRDefault="00A57646" w:rsidP="00A57646">
      <w:pPr>
        <w:pStyle w:val="NoSpacing"/>
      </w:pPr>
    </w:p>
    <w:p w14:paraId="71F21C3B" w14:textId="77777777" w:rsidR="009577DF" w:rsidRDefault="009577DF" w:rsidP="009577DF">
      <w:pPr>
        <w:autoSpaceDE w:val="0"/>
        <w:autoSpaceDN w:val="0"/>
        <w:adjustRightInd w:val="0"/>
        <w:rPr>
          <w:rFonts w:cstheme="minorHAnsi"/>
          <w:b/>
          <w:bCs/>
        </w:rPr>
      </w:pPr>
      <w:proofErr w:type="spellStart"/>
      <w:r w:rsidRPr="00D078FC">
        <w:rPr>
          <w:rFonts w:cstheme="minorHAnsi"/>
          <w:b/>
          <w:bCs/>
        </w:rPr>
        <w:t>osdp_PIVBIOMATCHR</w:t>
      </w:r>
      <w:proofErr w:type="spellEnd"/>
      <w:r w:rsidRPr="00D078FC">
        <w:rPr>
          <w:rFonts w:cstheme="minorHAnsi"/>
          <w:b/>
          <w:bCs/>
        </w:rPr>
        <w:t xml:space="preserve"> </w:t>
      </w:r>
      <w:r>
        <w:rPr>
          <w:rFonts w:cstheme="minorHAnsi"/>
          <w:b/>
          <w:bCs/>
        </w:rPr>
        <w:t xml:space="preserve"> - </w:t>
      </w:r>
      <w:r w:rsidRPr="00D078FC">
        <w:rPr>
          <w:rFonts w:cstheme="minorHAnsi"/>
          <w:b/>
          <w:bCs/>
        </w:rPr>
        <w:t xml:space="preserve">PIV </w:t>
      </w:r>
      <w:proofErr w:type="spellStart"/>
      <w:r>
        <w:rPr>
          <w:rFonts w:cstheme="minorHAnsi"/>
          <w:b/>
          <w:bCs/>
        </w:rPr>
        <w:t>B</w:t>
      </w:r>
      <w:r w:rsidRPr="00D078FC">
        <w:rPr>
          <w:rFonts w:cstheme="minorHAnsi"/>
          <w:b/>
          <w:bCs/>
        </w:rPr>
        <w:t>iometric</w:t>
      </w:r>
      <w:r>
        <w:rPr>
          <w:rFonts w:cstheme="minorHAnsi"/>
          <w:b/>
          <w:bCs/>
        </w:rPr>
        <w:t>M</w:t>
      </w:r>
      <w:r w:rsidRPr="00D078FC">
        <w:rPr>
          <w:rFonts w:cstheme="minorHAnsi"/>
          <w:b/>
          <w:bCs/>
        </w:rPr>
        <w:t>atch</w:t>
      </w:r>
      <w:proofErr w:type="spellEnd"/>
      <w:r w:rsidRPr="00D078FC">
        <w:rPr>
          <w:rFonts w:cstheme="minorHAnsi"/>
          <w:b/>
          <w:bCs/>
        </w:rPr>
        <w:t xml:space="preserve"> </w:t>
      </w:r>
      <w:r w:rsidR="00EF7274">
        <w:rPr>
          <w:rFonts w:cstheme="minorHAnsi"/>
          <w:b/>
          <w:bCs/>
        </w:rPr>
        <w:t>Reply</w:t>
      </w:r>
    </w:p>
    <w:p w14:paraId="71F21C3C" w14:textId="77777777" w:rsidR="009577DF" w:rsidRDefault="009577DF" w:rsidP="00232B7D">
      <w:pPr>
        <w:autoSpaceDE w:val="0"/>
        <w:autoSpaceDN w:val="0"/>
        <w:adjustRightInd w:val="0"/>
        <w:ind w:firstLine="360"/>
        <w:rPr>
          <w:rFonts w:cstheme="minorHAnsi"/>
          <w:bCs/>
        </w:rPr>
      </w:pPr>
      <w:r w:rsidRPr="00D078FC">
        <w:rPr>
          <w:rFonts w:cstheme="minorHAnsi"/>
          <w:bCs/>
        </w:rPr>
        <w:t xml:space="preserve">Sent as a poll response </w:t>
      </w:r>
      <w:r>
        <w:rPr>
          <w:rFonts w:cstheme="minorHAnsi"/>
          <w:bCs/>
        </w:rPr>
        <w:t xml:space="preserve">to report the result of the previous </w:t>
      </w:r>
      <w:proofErr w:type="spellStart"/>
      <w:r>
        <w:rPr>
          <w:rFonts w:cstheme="minorHAnsi"/>
          <w:bCs/>
        </w:rPr>
        <w:t>osdp_PIVBIOMATCH</w:t>
      </w:r>
      <w:proofErr w:type="spellEnd"/>
      <w:r>
        <w:rPr>
          <w:rFonts w:cstheme="minorHAnsi"/>
          <w:bCs/>
        </w:rPr>
        <w:t xml:space="preserve"> command.</w:t>
      </w:r>
    </w:p>
    <w:p w14:paraId="71F21C3D" w14:textId="77777777" w:rsidR="00232B7D" w:rsidRDefault="00EF7274" w:rsidP="00232B7D">
      <w:pPr>
        <w:pStyle w:val="NoSpacing"/>
        <w:ind w:firstLine="360"/>
      </w:pPr>
      <w:r>
        <w:t>The PD r</w:t>
      </w:r>
      <w:r w:rsidR="009577DF">
        <w:t xml:space="preserve">eturns the result </w:t>
      </w:r>
      <w:r w:rsidR="00232B7D">
        <w:t xml:space="preserve">of the biometric match attempt </w:t>
      </w:r>
      <w:r w:rsidR="009577DF">
        <w:t xml:space="preserve">and </w:t>
      </w:r>
      <w:r w:rsidR="00232B7D">
        <w:t xml:space="preserve">if the match was successful, </w:t>
      </w:r>
      <w:r w:rsidR="009577DF">
        <w:t>a 32 byte</w:t>
      </w:r>
    </w:p>
    <w:p w14:paraId="71F21C3E" w14:textId="77777777" w:rsidR="009577DF" w:rsidRDefault="00232B7D" w:rsidP="00232B7D">
      <w:pPr>
        <w:pStyle w:val="NoSpacing"/>
        <w:ind w:firstLine="360"/>
      </w:pPr>
      <w:r>
        <w:t>S</w:t>
      </w:r>
      <w:r w:rsidR="009577DF">
        <w:t xml:space="preserve">HA-256 Hash of the date field of the </w:t>
      </w:r>
      <w:proofErr w:type="spellStart"/>
      <w:r w:rsidR="009577DF">
        <w:t>biometrictag</w:t>
      </w:r>
      <w:proofErr w:type="spellEnd"/>
      <w:r w:rsidR="009577DF">
        <w:t xml:space="preserve"> </w:t>
      </w:r>
      <w:r w:rsidR="00EF7274">
        <w:t xml:space="preserve">(0xBC) </w:t>
      </w:r>
      <w:r w:rsidR="009577DF">
        <w:t>data.</w:t>
      </w:r>
      <w:r>
        <w:t xml:space="preserve">  If the match was not successful, </w:t>
      </w:r>
    </w:p>
    <w:p w14:paraId="71F21C3F" w14:textId="77777777" w:rsidR="00232B7D" w:rsidRDefault="00232B7D" w:rsidP="00232B7D">
      <w:pPr>
        <w:pStyle w:val="NoSpacing"/>
        <w:ind w:firstLine="360"/>
      </w:pPr>
      <w:r>
        <w:t>only the result</w:t>
      </w:r>
      <w:r w:rsidR="00003ABF">
        <w:t xml:space="preserve"> code </w:t>
      </w:r>
      <w:r>
        <w:t>is sent.</w:t>
      </w:r>
    </w:p>
    <w:p w14:paraId="71F21C40" w14:textId="77777777" w:rsidR="009577DF" w:rsidRPr="00D078FC" w:rsidRDefault="009577DF" w:rsidP="009577DF">
      <w:pPr>
        <w:autoSpaceDE w:val="0"/>
        <w:autoSpaceDN w:val="0"/>
        <w:adjustRightInd w:val="0"/>
        <w:rPr>
          <w:rFonts w:cstheme="minorHAnsi"/>
          <w:bCs/>
        </w:rPr>
      </w:pPr>
    </w:p>
    <w:tbl>
      <w:tblPr>
        <w:tblStyle w:val="TableGrid"/>
        <w:tblW w:w="10165" w:type="dxa"/>
        <w:tblLook w:val="04A0" w:firstRow="1" w:lastRow="0" w:firstColumn="1" w:lastColumn="0" w:noHBand="0" w:noVBand="1"/>
      </w:tblPr>
      <w:tblGrid>
        <w:gridCol w:w="1435"/>
        <w:gridCol w:w="6233"/>
        <w:gridCol w:w="2497"/>
      </w:tblGrid>
      <w:tr w:rsidR="009577DF" w:rsidRPr="00D078FC" w14:paraId="71F21C44" w14:textId="77777777" w:rsidTr="00232B7D">
        <w:tc>
          <w:tcPr>
            <w:tcW w:w="1435" w:type="dxa"/>
          </w:tcPr>
          <w:p w14:paraId="71F21C41" w14:textId="77777777" w:rsidR="009577DF" w:rsidRPr="00D078FC" w:rsidRDefault="009577DF" w:rsidP="00C1034F">
            <w:pPr>
              <w:autoSpaceDE w:val="0"/>
              <w:autoSpaceDN w:val="0"/>
              <w:adjustRightInd w:val="0"/>
              <w:rPr>
                <w:rFonts w:cstheme="minorHAnsi"/>
                <w:b/>
                <w:bCs/>
              </w:rPr>
            </w:pPr>
            <w:r w:rsidRPr="00D078FC">
              <w:rPr>
                <w:rFonts w:cstheme="minorHAnsi"/>
                <w:b/>
                <w:bCs/>
              </w:rPr>
              <w:t>Packet format field</w:t>
            </w:r>
          </w:p>
        </w:tc>
        <w:tc>
          <w:tcPr>
            <w:tcW w:w="6233" w:type="dxa"/>
            <w:vAlign w:val="center"/>
          </w:tcPr>
          <w:p w14:paraId="71F21C42" w14:textId="77777777" w:rsidR="009577DF" w:rsidRPr="00D078FC" w:rsidRDefault="009577DF" w:rsidP="00232B7D">
            <w:pPr>
              <w:autoSpaceDE w:val="0"/>
              <w:autoSpaceDN w:val="0"/>
              <w:adjustRightInd w:val="0"/>
              <w:jc w:val="center"/>
              <w:rPr>
                <w:rFonts w:cstheme="minorHAnsi"/>
                <w:b/>
                <w:bCs/>
              </w:rPr>
            </w:pPr>
            <w:r w:rsidRPr="00D078FC">
              <w:rPr>
                <w:rFonts w:cstheme="minorHAnsi"/>
                <w:b/>
                <w:bCs/>
              </w:rPr>
              <w:t>Code</w:t>
            </w:r>
          </w:p>
        </w:tc>
        <w:tc>
          <w:tcPr>
            <w:tcW w:w="2497" w:type="dxa"/>
            <w:vAlign w:val="center"/>
          </w:tcPr>
          <w:p w14:paraId="71F21C43" w14:textId="77777777" w:rsidR="009577DF" w:rsidRPr="00D078FC" w:rsidRDefault="009577DF" w:rsidP="00232B7D">
            <w:pPr>
              <w:autoSpaceDE w:val="0"/>
              <w:autoSpaceDN w:val="0"/>
              <w:adjustRightInd w:val="0"/>
              <w:jc w:val="center"/>
              <w:rPr>
                <w:rFonts w:cstheme="minorHAnsi"/>
                <w:b/>
                <w:bCs/>
              </w:rPr>
            </w:pPr>
            <w:r w:rsidRPr="00D078FC">
              <w:rPr>
                <w:rFonts w:cstheme="minorHAnsi"/>
                <w:b/>
                <w:bCs/>
              </w:rPr>
              <w:t>Name</w:t>
            </w:r>
          </w:p>
        </w:tc>
      </w:tr>
      <w:tr w:rsidR="009577DF" w:rsidRPr="00D078FC" w14:paraId="71F21C48" w14:textId="77777777" w:rsidTr="00C1034F">
        <w:tc>
          <w:tcPr>
            <w:tcW w:w="1435" w:type="dxa"/>
          </w:tcPr>
          <w:p w14:paraId="71F21C45" w14:textId="77777777" w:rsidR="009577DF" w:rsidRPr="00D078FC" w:rsidRDefault="009577DF" w:rsidP="00C1034F">
            <w:pPr>
              <w:autoSpaceDE w:val="0"/>
              <w:autoSpaceDN w:val="0"/>
              <w:adjustRightInd w:val="0"/>
              <w:jc w:val="center"/>
              <w:rPr>
                <w:rFonts w:cstheme="minorHAnsi"/>
                <w:bCs/>
              </w:rPr>
            </w:pPr>
            <w:r w:rsidRPr="00D078FC">
              <w:rPr>
                <w:rFonts w:cstheme="minorHAnsi"/>
                <w:bCs/>
              </w:rPr>
              <w:t>CMND</w:t>
            </w:r>
          </w:p>
        </w:tc>
        <w:tc>
          <w:tcPr>
            <w:tcW w:w="6233" w:type="dxa"/>
          </w:tcPr>
          <w:p w14:paraId="71F21C46" w14:textId="77777777" w:rsidR="009577DF" w:rsidRPr="00D078FC" w:rsidRDefault="009577DF" w:rsidP="00C1034F">
            <w:pPr>
              <w:autoSpaceDE w:val="0"/>
              <w:autoSpaceDN w:val="0"/>
              <w:adjustRightInd w:val="0"/>
              <w:rPr>
                <w:rFonts w:cstheme="minorHAnsi"/>
                <w:bCs/>
              </w:rPr>
            </w:pPr>
            <w:r w:rsidRPr="00D078FC">
              <w:rPr>
                <w:rFonts w:cstheme="minorHAnsi"/>
                <w:bCs/>
              </w:rPr>
              <w:t>0x87</w:t>
            </w:r>
          </w:p>
        </w:tc>
        <w:tc>
          <w:tcPr>
            <w:tcW w:w="2497" w:type="dxa"/>
          </w:tcPr>
          <w:p w14:paraId="71F21C47" w14:textId="77777777" w:rsidR="009577DF" w:rsidRPr="00D078FC" w:rsidRDefault="009577DF" w:rsidP="00C1034F">
            <w:pPr>
              <w:autoSpaceDE w:val="0"/>
              <w:autoSpaceDN w:val="0"/>
              <w:adjustRightInd w:val="0"/>
              <w:jc w:val="center"/>
              <w:rPr>
                <w:rFonts w:cstheme="minorHAnsi"/>
                <w:bCs/>
              </w:rPr>
            </w:pPr>
            <w:proofErr w:type="spellStart"/>
            <w:r w:rsidRPr="00D078FC">
              <w:rPr>
                <w:rFonts w:cstheme="minorHAnsi"/>
                <w:bCs/>
              </w:rPr>
              <w:t>osdp_PIVBIOMATCHR</w:t>
            </w:r>
            <w:proofErr w:type="spellEnd"/>
          </w:p>
        </w:tc>
      </w:tr>
      <w:tr w:rsidR="009577DF" w:rsidRPr="00D078FC" w14:paraId="71F21C57" w14:textId="77777777" w:rsidTr="00C1034F">
        <w:tc>
          <w:tcPr>
            <w:tcW w:w="1435" w:type="dxa"/>
            <w:vAlign w:val="center"/>
          </w:tcPr>
          <w:p w14:paraId="71F21C49" w14:textId="77777777" w:rsidR="009577DF" w:rsidRPr="00D078FC" w:rsidRDefault="009577DF" w:rsidP="00C1034F">
            <w:pPr>
              <w:autoSpaceDE w:val="0"/>
              <w:autoSpaceDN w:val="0"/>
              <w:adjustRightInd w:val="0"/>
              <w:jc w:val="center"/>
              <w:rPr>
                <w:rFonts w:cstheme="minorHAnsi"/>
                <w:bCs/>
              </w:rPr>
            </w:pPr>
            <w:r w:rsidRPr="00D078FC">
              <w:rPr>
                <w:rFonts w:cstheme="minorHAnsi"/>
                <w:bCs/>
              </w:rPr>
              <w:t>DATA</w:t>
            </w:r>
            <w:r>
              <w:rPr>
                <w:rFonts w:cstheme="minorHAnsi"/>
                <w:bCs/>
              </w:rPr>
              <w:t>[0]</w:t>
            </w:r>
          </w:p>
        </w:tc>
        <w:tc>
          <w:tcPr>
            <w:tcW w:w="6233" w:type="dxa"/>
          </w:tcPr>
          <w:p w14:paraId="71F21C4A" w14:textId="77777777" w:rsidR="009577DF" w:rsidRPr="00D078FC" w:rsidRDefault="009577DF" w:rsidP="00C1034F">
            <w:pPr>
              <w:autoSpaceDE w:val="0"/>
              <w:autoSpaceDN w:val="0"/>
              <w:adjustRightInd w:val="0"/>
              <w:rPr>
                <w:rFonts w:cstheme="minorHAnsi"/>
                <w:bCs/>
              </w:rPr>
            </w:pPr>
            <w:r>
              <w:rPr>
                <w:rFonts w:cstheme="minorHAnsi"/>
                <w:bCs/>
              </w:rPr>
              <w:t>0x0</w:t>
            </w:r>
            <w:r w:rsidR="008D68E4">
              <w:rPr>
                <w:rFonts w:cstheme="minorHAnsi"/>
                <w:bCs/>
              </w:rPr>
              <w:t>0</w:t>
            </w:r>
            <w:r>
              <w:rPr>
                <w:rFonts w:cstheme="minorHAnsi"/>
                <w:bCs/>
              </w:rPr>
              <w:t xml:space="preserve"> – Biometric match </w:t>
            </w:r>
            <w:r w:rsidRPr="00D078FC">
              <w:rPr>
                <w:rFonts w:cstheme="minorHAnsi"/>
                <w:bCs/>
              </w:rPr>
              <w:t>success</w:t>
            </w:r>
            <w:r w:rsidR="008D68E4">
              <w:rPr>
                <w:rFonts w:cstheme="minorHAnsi"/>
                <w:bCs/>
              </w:rPr>
              <w:t>, No error</w:t>
            </w:r>
            <w:r w:rsidR="000E6EB1">
              <w:rPr>
                <w:rFonts w:cstheme="minorHAnsi"/>
                <w:bCs/>
              </w:rPr>
              <w:t>.</w:t>
            </w:r>
          </w:p>
          <w:p w14:paraId="71F21C4B" w14:textId="77777777" w:rsidR="009577DF" w:rsidRPr="00D078FC" w:rsidRDefault="009577DF" w:rsidP="00C1034F">
            <w:pPr>
              <w:autoSpaceDE w:val="0"/>
              <w:autoSpaceDN w:val="0"/>
              <w:adjustRightInd w:val="0"/>
              <w:rPr>
                <w:rFonts w:cstheme="minorHAnsi"/>
                <w:bCs/>
              </w:rPr>
            </w:pPr>
            <w:r w:rsidRPr="00D078FC">
              <w:rPr>
                <w:rFonts w:cstheme="minorHAnsi"/>
                <w:bCs/>
              </w:rPr>
              <w:t>0x0</w:t>
            </w:r>
            <w:r w:rsidR="008D68E4">
              <w:rPr>
                <w:rFonts w:cstheme="minorHAnsi"/>
                <w:bCs/>
              </w:rPr>
              <w:t>1</w:t>
            </w:r>
            <w:r w:rsidRPr="00D078FC">
              <w:rPr>
                <w:rFonts w:cstheme="minorHAnsi"/>
                <w:bCs/>
              </w:rPr>
              <w:t xml:space="preserve"> – </w:t>
            </w:r>
            <w:r w:rsidR="000E6EB1">
              <w:rPr>
                <w:rFonts w:cstheme="minorHAnsi"/>
                <w:bCs/>
              </w:rPr>
              <w:t>Biometric match t</w:t>
            </w:r>
            <w:r w:rsidRPr="00D078FC">
              <w:rPr>
                <w:rFonts w:cstheme="minorHAnsi"/>
                <w:bCs/>
              </w:rPr>
              <w:t>imeout</w:t>
            </w:r>
            <w:r w:rsidR="000E6EB1">
              <w:rPr>
                <w:rFonts w:cstheme="minorHAnsi"/>
                <w:bCs/>
              </w:rPr>
              <w:t>.</w:t>
            </w:r>
          </w:p>
          <w:p w14:paraId="71F21C4C" w14:textId="77777777" w:rsidR="009577DF" w:rsidRPr="00D078FC" w:rsidRDefault="009577DF" w:rsidP="00C1034F">
            <w:pPr>
              <w:autoSpaceDE w:val="0"/>
              <w:autoSpaceDN w:val="0"/>
              <w:adjustRightInd w:val="0"/>
              <w:rPr>
                <w:rFonts w:cstheme="minorHAnsi"/>
                <w:bCs/>
              </w:rPr>
            </w:pPr>
            <w:r w:rsidRPr="00D078FC">
              <w:rPr>
                <w:rFonts w:cstheme="minorHAnsi"/>
                <w:bCs/>
              </w:rPr>
              <w:t>0x0</w:t>
            </w:r>
            <w:r w:rsidR="008D68E4">
              <w:rPr>
                <w:rFonts w:cstheme="minorHAnsi"/>
                <w:bCs/>
              </w:rPr>
              <w:t>2</w:t>
            </w:r>
            <w:r w:rsidRPr="00D078FC">
              <w:rPr>
                <w:rFonts w:cstheme="minorHAnsi"/>
                <w:bCs/>
              </w:rPr>
              <w:t xml:space="preserve"> – Biometric </w:t>
            </w:r>
            <w:r>
              <w:rPr>
                <w:rFonts w:cstheme="minorHAnsi"/>
                <w:bCs/>
              </w:rPr>
              <w:t>match fail</w:t>
            </w:r>
            <w:r w:rsidR="000E6EB1">
              <w:rPr>
                <w:rFonts w:cstheme="minorHAnsi"/>
                <w:bCs/>
              </w:rPr>
              <w:t>.</w:t>
            </w:r>
          </w:p>
          <w:p w14:paraId="71F21C4D" w14:textId="77777777" w:rsidR="009577DF" w:rsidRDefault="009577DF" w:rsidP="00C1034F">
            <w:pPr>
              <w:autoSpaceDE w:val="0"/>
              <w:autoSpaceDN w:val="0"/>
              <w:adjustRightInd w:val="0"/>
              <w:rPr>
                <w:rFonts w:cstheme="minorHAnsi"/>
                <w:bCs/>
              </w:rPr>
            </w:pPr>
            <w:r w:rsidRPr="00D078FC">
              <w:rPr>
                <w:rFonts w:cstheme="minorHAnsi"/>
                <w:bCs/>
              </w:rPr>
              <w:t>0x0</w:t>
            </w:r>
            <w:r w:rsidR="008D68E4">
              <w:rPr>
                <w:rFonts w:cstheme="minorHAnsi"/>
                <w:bCs/>
              </w:rPr>
              <w:t>3</w:t>
            </w:r>
            <w:r w:rsidRPr="00D078FC">
              <w:rPr>
                <w:rFonts w:cstheme="minorHAnsi"/>
                <w:bCs/>
              </w:rPr>
              <w:t xml:space="preserve"> – Card removed/no card present</w:t>
            </w:r>
            <w:r w:rsidR="000E6EB1">
              <w:rPr>
                <w:rFonts w:cstheme="minorHAnsi"/>
                <w:bCs/>
              </w:rPr>
              <w:t>.</w:t>
            </w:r>
          </w:p>
          <w:p w14:paraId="71F21C4E" w14:textId="77777777" w:rsidR="000E6EB1" w:rsidRDefault="000E6EB1" w:rsidP="00C1034F">
            <w:pPr>
              <w:autoSpaceDE w:val="0"/>
              <w:autoSpaceDN w:val="0"/>
              <w:adjustRightInd w:val="0"/>
              <w:rPr>
                <w:rFonts w:cstheme="minorHAnsi"/>
                <w:bCs/>
              </w:rPr>
            </w:pPr>
            <w:r>
              <w:rPr>
                <w:rFonts w:cstheme="minorHAnsi"/>
                <w:bCs/>
              </w:rPr>
              <w:t>0x0</w:t>
            </w:r>
            <w:r w:rsidR="008D68E4">
              <w:rPr>
                <w:rFonts w:cstheme="minorHAnsi"/>
                <w:bCs/>
              </w:rPr>
              <w:t>4</w:t>
            </w:r>
            <w:r>
              <w:rPr>
                <w:rFonts w:cstheme="minorHAnsi"/>
                <w:bCs/>
              </w:rPr>
              <w:t xml:space="preserve"> – PIN verification required.</w:t>
            </w:r>
          </w:p>
          <w:p w14:paraId="71F21C4F" w14:textId="77777777" w:rsidR="000E6EB1" w:rsidRDefault="000E6EB1" w:rsidP="00C1034F">
            <w:pPr>
              <w:autoSpaceDE w:val="0"/>
              <w:autoSpaceDN w:val="0"/>
              <w:adjustRightInd w:val="0"/>
              <w:rPr>
                <w:rFonts w:cstheme="minorHAnsi"/>
                <w:bCs/>
              </w:rPr>
            </w:pPr>
            <w:r>
              <w:rPr>
                <w:rFonts w:cstheme="minorHAnsi"/>
                <w:bCs/>
              </w:rPr>
              <w:t>0x0</w:t>
            </w:r>
            <w:r w:rsidR="008D68E4">
              <w:rPr>
                <w:rFonts w:cstheme="minorHAnsi"/>
                <w:bCs/>
              </w:rPr>
              <w:t>5</w:t>
            </w:r>
            <w:r>
              <w:rPr>
                <w:rFonts w:cstheme="minorHAnsi"/>
                <w:bCs/>
              </w:rPr>
              <w:t xml:space="preserve"> – PIN verification failed.</w:t>
            </w:r>
          </w:p>
          <w:p w14:paraId="71F21C50" w14:textId="77777777" w:rsidR="000E6EB1" w:rsidRDefault="000E6EB1" w:rsidP="00C1034F">
            <w:pPr>
              <w:autoSpaceDE w:val="0"/>
              <w:autoSpaceDN w:val="0"/>
              <w:adjustRightInd w:val="0"/>
              <w:rPr>
                <w:rFonts w:cstheme="minorHAnsi"/>
                <w:bCs/>
              </w:rPr>
            </w:pPr>
            <w:r>
              <w:rPr>
                <w:rFonts w:cstheme="minorHAnsi"/>
                <w:bCs/>
              </w:rPr>
              <w:t>0x0</w:t>
            </w:r>
            <w:r w:rsidR="008D68E4">
              <w:rPr>
                <w:rFonts w:cstheme="minorHAnsi"/>
                <w:bCs/>
              </w:rPr>
              <w:t>6</w:t>
            </w:r>
            <w:r>
              <w:rPr>
                <w:rFonts w:cstheme="minorHAnsi"/>
                <w:bCs/>
              </w:rPr>
              <w:t xml:space="preserve"> – PIN verification timeout.</w:t>
            </w:r>
          </w:p>
          <w:p w14:paraId="71F21C51" w14:textId="1E8F3400" w:rsidR="000E6EB1" w:rsidRPr="00D078FC" w:rsidRDefault="000E6EB1" w:rsidP="00C1034F">
            <w:pPr>
              <w:autoSpaceDE w:val="0"/>
              <w:autoSpaceDN w:val="0"/>
              <w:adjustRightInd w:val="0"/>
              <w:rPr>
                <w:rFonts w:cstheme="minorHAnsi"/>
                <w:bCs/>
              </w:rPr>
            </w:pPr>
            <w:commentRangeStart w:id="934"/>
            <w:commentRangeStart w:id="935"/>
            <w:commentRangeStart w:id="936"/>
            <w:r>
              <w:rPr>
                <w:rFonts w:cstheme="minorHAnsi"/>
                <w:bCs/>
              </w:rPr>
              <w:t>0x0</w:t>
            </w:r>
            <w:r w:rsidR="008D68E4">
              <w:rPr>
                <w:rFonts w:cstheme="minorHAnsi"/>
                <w:bCs/>
              </w:rPr>
              <w:t>7</w:t>
            </w:r>
            <w:r>
              <w:rPr>
                <w:rFonts w:cstheme="minorHAnsi"/>
                <w:bCs/>
              </w:rPr>
              <w:t xml:space="preserve"> –</w:t>
            </w:r>
            <w:ins w:id="937" w:author="Babak Javadi" w:date="2025-10-15T00:15:00Z" w16du:dateUtc="2025-10-15T07:15:00Z">
              <w:r w:rsidR="0078054D">
                <w:rPr>
                  <w:rFonts w:cstheme="minorHAnsi"/>
                  <w:bCs/>
                </w:rPr>
                <w:t xml:space="preserve"> </w:t>
              </w:r>
            </w:ins>
            <w:del w:id="938" w:author="Babak Javadi" w:date="2025-10-15T00:15:00Z" w16du:dateUtc="2025-10-15T07:15:00Z">
              <w:r w:rsidDel="0078054D">
                <w:rPr>
                  <w:rFonts w:cstheme="minorHAnsi"/>
                  <w:bCs/>
                </w:rPr>
                <w:delText xml:space="preserve"> </w:delText>
              </w:r>
            </w:del>
            <w:del w:id="939" w:author="Babak Javadi" w:date="2025-10-15T00:13:00Z" w16du:dateUtc="2025-10-15T07:13:00Z">
              <w:r w:rsidDel="00500141">
                <w:rPr>
                  <w:rFonts w:cstheme="minorHAnsi"/>
                  <w:bCs/>
                </w:rPr>
                <w:delText>Incorrect card present.</w:delText>
              </w:r>
              <w:commentRangeEnd w:id="934"/>
              <w:r w:rsidR="00157EB0" w:rsidDel="00500141">
                <w:rPr>
                  <w:rStyle w:val="CommentReference"/>
                  <w:rFonts w:cstheme="minorHAnsi"/>
                  <w:bCs/>
                  <w:sz w:val="22"/>
                  <w:szCs w:val="22"/>
                </w:rPr>
                <w:commentReference w:id="934"/>
              </w:r>
              <w:commentRangeEnd w:id="935"/>
              <w:r w:rsidR="00644FB7" w:rsidDel="00500141">
                <w:rPr>
                  <w:rStyle w:val="CommentReference"/>
                  <w:rFonts w:cstheme="minorHAnsi"/>
                  <w:bCs/>
                  <w:sz w:val="22"/>
                  <w:szCs w:val="22"/>
                </w:rPr>
                <w:commentReference w:id="935"/>
              </w:r>
            </w:del>
            <w:commentRangeEnd w:id="936"/>
            <w:r w:rsidR="00045467">
              <w:rPr>
                <w:rStyle w:val="CommentReference"/>
                <w:rFonts w:cstheme="minorHAnsi"/>
                <w:bCs/>
                <w:sz w:val="22"/>
                <w:szCs w:val="22"/>
              </w:rPr>
              <w:commentReference w:id="936"/>
            </w:r>
            <w:ins w:id="940" w:author="Babak Javadi" w:date="2025-10-15T00:13:00Z" w16du:dateUtc="2025-10-15T07:13:00Z">
              <w:r w:rsidR="00500141">
                <w:rPr>
                  <w:rFonts w:cstheme="minorHAnsi"/>
                  <w:bCs/>
                </w:rPr>
                <w:t>CHUID Mismatch</w:t>
              </w:r>
            </w:ins>
          </w:p>
          <w:p w14:paraId="71F21C52" w14:textId="77777777" w:rsidR="009577DF" w:rsidRDefault="009577DF" w:rsidP="00C1034F">
            <w:pPr>
              <w:autoSpaceDE w:val="0"/>
              <w:autoSpaceDN w:val="0"/>
              <w:adjustRightInd w:val="0"/>
              <w:rPr>
                <w:rFonts w:cstheme="minorHAnsi"/>
                <w:bCs/>
              </w:rPr>
            </w:pPr>
            <w:r w:rsidRPr="00D078FC">
              <w:rPr>
                <w:rFonts w:cstheme="minorHAnsi"/>
                <w:bCs/>
              </w:rPr>
              <w:t>0x0</w:t>
            </w:r>
            <w:r w:rsidR="008D68E4">
              <w:rPr>
                <w:rFonts w:cstheme="minorHAnsi"/>
                <w:bCs/>
              </w:rPr>
              <w:t>8</w:t>
            </w:r>
            <w:r w:rsidRPr="00D078FC">
              <w:rPr>
                <w:rFonts w:cstheme="minorHAnsi"/>
                <w:bCs/>
              </w:rPr>
              <w:t>– PD error during biometric scan entry</w:t>
            </w:r>
          </w:p>
          <w:p w14:paraId="71F21C53" w14:textId="77777777" w:rsidR="0001005B" w:rsidRPr="00D078FC" w:rsidRDefault="0001005B" w:rsidP="00C1034F">
            <w:pPr>
              <w:autoSpaceDE w:val="0"/>
              <w:autoSpaceDN w:val="0"/>
              <w:adjustRightInd w:val="0"/>
              <w:rPr>
                <w:rFonts w:cstheme="minorHAnsi"/>
                <w:bCs/>
              </w:rPr>
            </w:pPr>
            <w:r>
              <w:rPr>
                <w:rFonts w:cstheme="minorHAnsi"/>
                <w:bCs/>
              </w:rPr>
              <w:t>0x09 – On Card Match Success</w:t>
            </w:r>
          </w:p>
          <w:p w14:paraId="71F21C54" w14:textId="77777777" w:rsidR="009577DF" w:rsidRPr="00D078FC" w:rsidRDefault="009577DF" w:rsidP="00C1034F">
            <w:pPr>
              <w:autoSpaceDE w:val="0"/>
              <w:autoSpaceDN w:val="0"/>
              <w:adjustRightInd w:val="0"/>
              <w:rPr>
                <w:rFonts w:cstheme="minorHAnsi"/>
                <w:bCs/>
              </w:rPr>
            </w:pPr>
            <w:r w:rsidRPr="00D078FC">
              <w:rPr>
                <w:rFonts w:cstheme="minorHAnsi"/>
                <w:bCs/>
              </w:rPr>
              <w:t>0x0</w:t>
            </w:r>
            <w:r w:rsidR="008D68E4">
              <w:rPr>
                <w:rFonts w:cstheme="minorHAnsi"/>
                <w:bCs/>
              </w:rPr>
              <w:t>9</w:t>
            </w:r>
            <w:r w:rsidRPr="00D078FC">
              <w:rPr>
                <w:rFonts w:cstheme="minorHAnsi"/>
                <w:bCs/>
              </w:rPr>
              <w:t xml:space="preserve"> to0x7F – RFU</w:t>
            </w:r>
          </w:p>
          <w:p w14:paraId="71F21C55" w14:textId="77777777" w:rsidR="009577DF" w:rsidRPr="00D078FC" w:rsidRDefault="009577DF" w:rsidP="00C1034F">
            <w:pPr>
              <w:autoSpaceDE w:val="0"/>
              <w:autoSpaceDN w:val="0"/>
              <w:adjustRightInd w:val="0"/>
              <w:rPr>
                <w:rFonts w:cstheme="minorHAnsi"/>
                <w:bCs/>
              </w:rPr>
            </w:pPr>
            <w:r w:rsidRPr="00D078FC">
              <w:rPr>
                <w:rFonts w:cstheme="minorHAnsi"/>
                <w:bCs/>
              </w:rPr>
              <w:t>0x80 to 0xFF – Reserved for private use</w:t>
            </w:r>
          </w:p>
        </w:tc>
        <w:tc>
          <w:tcPr>
            <w:tcW w:w="2497" w:type="dxa"/>
            <w:vAlign w:val="center"/>
          </w:tcPr>
          <w:p w14:paraId="71F21C56" w14:textId="77777777" w:rsidR="009577DF" w:rsidRPr="00D078FC" w:rsidRDefault="008D68E4" w:rsidP="00C1034F">
            <w:pPr>
              <w:autoSpaceDE w:val="0"/>
              <w:autoSpaceDN w:val="0"/>
              <w:adjustRightInd w:val="0"/>
              <w:jc w:val="center"/>
              <w:rPr>
                <w:rFonts w:cstheme="minorHAnsi"/>
                <w:bCs/>
              </w:rPr>
            </w:pPr>
            <w:r>
              <w:rPr>
                <w:rFonts w:cstheme="minorHAnsi"/>
                <w:bCs/>
              </w:rPr>
              <w:t xml:space="preserve">Error </w:t>
            </w:r>
            <w:r w:rsidR="00003ABF">
              <w:rPr>
                <w:rFonts w:cstheme="minorHAnsi"/>
                <w:bCs/>
              </w:rPr>
              <w:t>Code</w:t>
            </w:r>
          </w:p>
        </w:tc>
      </w:tr>
      <w:tr w:rsidR="009577DF" w:rsidRPr="00D078FC" w14:paraId="71F21C5B" w14:textId="77777777" w:rsidTr="00C1034F">
        <w:tc>
          <w:tcPr>
            <w:tcW w:w="1435" w:type="dxa"/>
            <w:vAlign w:val="center"/>
          </w:tcPr>
          <w:p w14:paraId="71F21C58" w14:textId="77777777" w:rsidR="009577DF" w:rsidRPr="00D078FC" w:rsidRDefault="009577DF" w:rsidP="00232B7D">
            <w:pPr>
              <w:autoSpaceDE w:val="0"/>
              <w:autoSpaceDN w:val="0"/>
              <w:adjustRightInd w:val="0"/>
              <w:jc w:val="center"/>
              <w:rPr>
                <w:rFonts w:cstheme="minorHAnsi"/>
                <w:bCs/>
              </w:rPr>
            </w:pPr>
            <w:r>
              <w:rPr>
                <w:rFonts w:cstheme="minorHAnsi"/>
                <w:bCs/>
              </w:rPr>
              <w:t>DATA[</w:t>
            </w:r>
            <w:r w:rsidR="00232B7D">
              <w:rPr>
                <w:rFonts w:cstheme="minorHAnsi"/>
                <w:bCs/>
              </w:rPr>
              <w:t>1-33</w:t>
            </w:r>
            <w:r>
              <w:rPr>
                <w:rFonts w:cstheme="minorHAnsi"/>
                <w:bCs/>
              </w:rPr>
              <w:t>]</w:t>
            </w:r>
          </w:p>
        </w:tc>
        <w:tc>
          <w:tcPr>
            <w:tcW w:w="6233" w:type="dxa"/>
          </w:tcPr>
          <w:p w14:paraId="71F21C59" w14:textId="77777777" w:rsidR="009577DF" w:rsidRDefault="009577DF" w:rsidP="00C1034F">
            <w:pPr>
              <w:autoSpaceDE w:val="0"/>
              <w:autoSpaceDN w:val="0"/>
              <w:adjustRightInd w:val="0"/>
              <w:rPr>
                <w:rFonts w:cstheme="minorHAnsi"/>
                <w:bCs/>
              </w:rPr>
            </w:pPr>
            <w:commentRangeStart w:id="941"/>
            <w:commentRangeStart w:id="942"/>
            <w:commentRangeStart w:id="943"/>
            <w:proofErr w:type="gramStart"/>
            <w:r>
              <w:rPr>
                <w:rFonts w:cstheme="minorHAnsi"/>
                <w:bCs/>
              </w:rPr>
              <w:t>32 byte</w:t>
            </w:r>
            <w:proofErr w:type="gramEnd"/>
            <w:r>
              <w:rPr>
                <w:rFonts w:cstheme="minorHAnsi"/>
                <w:bCs/>
              </w:rPr>
              <w:t xml:space="preserve"> SHA-256 Hash of the data field of biometric tag 0xBC</w:t>
            </w:r>
            <w:commentRangeEnd w:id="941"/>
            <w:r w:rsidR="0026749D">
              <w:rPr>
                <w:rStyle w:val="CommentReference"/>
                <w:rFonts w:cstheme="minorHAnsi"/>
                <w:bCs/>
                <w:sz w:val="22"/>
                <w:szCs w:val="22"/>
              </w:rPr>
              <w:commentReference w:id="941"/>
            </w:r>
            <w:commentRangeEnd w:id="942"/>
            <w:r w:rsidR="00461E44">
              <w:rPr>
                <w:rStyle w:val="CommentReference"/>
                <w:rFonts w:cstheme="minorHAnsi"/>
                <w:bCs/>
                <w:sz w:val="22"/>
                <w:szCs w:val="22"/>
              </w:rPr>
              <w:commentReference w:id="942"/>
            </w:r>
            <w:commentRangeEnd w:id="943"/>
            <w:r w:rsidR="00AE4411">
              <w:rPr>
                <w:rStyle w:val="CommentReference"/>
                <w:rFonts w:cstheme="minorHAnsi"/>
                <w:sz w:val="22"/>
                <w:szCs w:val="22"/>
              </w:rPr>
              <w:commentReference w:id="943"/>
            </w:r>
          </w:p>
        </w:tc>
        <w:tc>
          <w:tcPr>
            <w:tcW w:w="2497" w:type="dxa"/>
            <w:vAlign w:val="center"/>
          </w:tcPr>
          <w:p w14:paraId="71F21C5A" w14:textId="77777777" w:rsidR="009577DF" w:rsidRPr="00D078FC" w:rsidRDefault="009577DF" w:rsidP="00C1034F">
            <w:pPr>
              <w:autoSpaceDE w:val="0"/>
              <w:autoSpaceDN w:val="0"/>
              <w:adjustRightInd w:val="0"/>
              <w:jc w:val="center"/>
              <w:rPr>
                <w:rFonts w:cstheme="minorHAnsi"/>
                <w:bCs/>
              </w:rPr>
            </w:pPr>
          </w:p>
        </w:tc>
      </w:tr>
    </w:tbl>
    <w:p w14:paraId="71F21C5D" w14:textId="77777777" w:rsidR="000E6EB1" w:rsidRDefault="000E6EB1" w:rsidP="009577DF">
      <w:pPr>
        <w:rPr>
          <w:rFonts w:cstheme="minorHAnsi"/>
          <w:b/>
          <w:bCs/>
        </w:rPr>
      </w:pPr>
    </w:p>
    <w:p w14:paraId="2C3C3AA5" w14:textId="1ECA2BC3" w:rsidR="004A3C68" w:rsidRPr="004A3C68" w:rsidDel="00364471" w:rsidRDefault="004A3C68" w:rsidP="004A3C68">
      <w:pPr>
        <w:rPr>
          <w:del w:id="944" w:author="Babak Javadi" w:date="2025-10-15T00:20:00Z" w16du:dateUtc="2025-10-15T07:20:00Z"/>
          <w:b/>
          <w:bCs/>
        </w:rPr>
      </w:pPr>
      <w:commentRangeStart w:id="945"/>
      <w:del w:id="946" w:author="Babak Javadi" w:date="2025-10-15T00:20:00Z" w16du:dateUtc="2025-10-15T07:20:00Z">
        <w:r w:rsidRPr="004A3C68" w:rsidDel="00364471">
          <w:rPr>
            <w:b/>
            <w:bCs/>
          </w:rPr>
          <w:delText>osdp_ESTABLISH_VCI</w:delText>
        </w:r>
        <w:r w:rsidDel="00364471">
          <w:rPr>
            <w:b/>
            <w:bCs/>
          </w:rPr>
          <w:delText xml:space="preserve"> – Establish Virtual Contact Interface Session</w:delText>
        </w:r>
      </w:del>
    </w:p>
    <w:p w14:paraId="550C2058" w14:textId="370166A6" w:rsidR="004A3C68" w:rsidDel="00364471" w:rsidRDefault="004A3C68" w:rsidP="004A3C68">
      <w:pPr>
        <w:pStyle w:val="NoSpacing"/>
        <w:rPr>
          <w:del w:id="947" w:author="Babak Javadi" w:date="2025-10-15T00:20:00Z" w16du:dateUtc="2025-10-15T07:20:00Z"/>
        </w:rPr>
      </w:pPr>
      <w:del w:id="948" w:author="Babak Javadi" w:date="2025-10-15T00:20:00Z" w16du:dateUtc="2025-10-15T07:20:00Z">
        <w:r w:rsidDel="00364471">
          <w:delText>Instructs the PD to initiate a Virtual Contact Interface (VCI) session with the card.  Response to this command is ACK or NAK with error code 0x03 Unknown Command or 0x09 if the pairing code or trust anchor has not been previously provided.</w:delText>
        </w:r>
      </w:del>
    </w:p>
    <w:p w14:paraId="0AB33BE0" w14:textId="4BCBC11A" w:rsidR="004A3C68" w:rsidDel="00364471" w:rsidRDefault="004A3C68" w:rsidP="004A3C68">
      <w:pPr>
        <w:pStyle w:val="NoSpacing"/>
        <w:ind w:firstLine="720"/>
        <w:rPr>
          <w:del w:id="949" w:author="Babak Javadi" w:date="2025-10-15T00:20:00Z" w16du:dateUtc="2025-10-15T07:20:00Z"/>
        </w:rPr>
      </w:pPr>
    </w:p>
    <w:p w14:paraId="190CBBDF" w14:textId="62BBD145" w:rsidR="004A3C68" w:rsidDel="00364471" w:rsidRDefault="004A3C68" w:rsidP="004A3C68">
      <w:pPr>
        <w:pStyle w:val="NoSpacing"/>
        <w:rPr>
          <w:del w:id="950" w:author="Babak Javadi" w:date="2025-10-15T00:20:00Z" w16du:dateUtc="2025-10-15T07:20:00Z"/>
          <w:rFonts w:cstheme="minorHAnsi"/>
          <w:bCs/>
        </w:rPr>
      </w:pPr>
    </w:p>
    <w:tbl>
      <w:tblPr>
        <w:tblStyle w:val="TableGrid"/>
        <w:tblW w:w="10286" w:type="dxa"/>
        <w:tblLook w:val="04A0" w:firstRow="1" w:lastRow="0" w:firstColumn="1" w:lastColumn="0" w:noHBand="0" w:noVBand="1"/>
      </w:tblPr>
      <w:tblGrid>
        <w:gridCol w:w="1705"/>
        <w:gridCol w:w="1440"/>
        <w:gridCol w:w="2340"/>
        <w:gridCol w:w="4801"/>
      </w:tblGrid>
      <w:tr w:rsidR="004A3C68" w:rsidRPr="00A44545" w:rsidDel="00364471" w14:paraId="3D1C84D1" w14:textId="2779829C">
        <w:trPr>
          <w:trHeight w:val="559"/>
          <w:del w:id="951" w:author="Babak Javadi" w:date="2025-10-15T00:20:00Z"/>
        </w:trPr>
        <w:tc>
          <w:tcPr>
            <w:tcW w:w="1705" w:type="dxa"/>
          </w:tcPr>
          <w:p w14:paraId="18901608" w14:textId="01FE9944" w:rsidR="004A3C68" w:rsidRPr="00D078FC" w:rsidDel="00364471" w:rsidRDefault="004A3C68">
            <w:pPr>
              <w:autoSpaceDE w:val="0"/>
              <w:autoSpaceDN w:val="0"/>
              <w:adjustRightInd w:val="0"/>
              <w:rPr>
                <w:del w:id="952" w:author="Babak Javadi" w:date="2025-10-15T00:20:00Z" w16du:dateUtc="2025-10-15T07:20:00Z"/>
                <w:rFonts w:cstheme="minorHAnsi"/>
                <w:b/>
                <w:bCs/>
              </w:rPr>
            </w:pPr>
            <w:del w:id="953" w:author="Babak Javadi" w:date="2025-10-15T00:20:00Z" w16du:dateUtc="2025-10-15T07:20:00Z">
              <w:r w:rsidRPr="00D078FC" w:rsidDel="00364471">
                <w:rPr>
                  <w:rFonts w:cstheme="minorHAnsi"/>
                  <w:b/>
                  <w:bCs/>
                </w:rPr>
                <w:delText>Packet format field</w:delText>
              </w:r>
            </w:del>
          </w:p>
        </w:tc>
        <w:tc>
          <w:tcPr>
            <w:tcW w:w="1440" w:type="dxa"/>
            <w:vAlign w:val="center"/>
          </w:tcPr>
          <w:p w14:paraId="6AA9F756" w14:textId="0898DA0F" w:rsidR="004A3C68" w:rsidRPr="00D078FC" w:rsidDel="00364471" w:rsidRDefault="004A3C68">
            <w:pPr>
              <w:autoSpaceDE w:val="0"/>
              <w:autoSpaceDN w:val="0"/>
              <w:adjustRightInd w:val="0"/>
              <w:jc w:val="center"/>
              <w:rPr>
                <w:del w:id="954" w:author="Babak Javadi" w:date="2025-10-15T00:20:00Z" w16du:dateUtc="2025-10-15T07:20:00Z"/>
                <w:rFonts w:cstheme="minorHAnsi"/>
                <w:b/>
                <w:bCs/>
              </w:rPr>
            </w:pPr>
            <w:del w:id="955" w:author="Babak Javadi" w:date="2025-10-15T00:20:00Z" w16du:dateUtc="2025-10-15T07:20:00Z">
              <w:r w:rsidRPr="00D078FC" w:rsidDel="00364471">
                <w:rPr>
                  <w:rFonts w:cstheme="minorHAnsi"/>
                  <w:b/>
                  <w:bCs/>
                </w:rPr>
                <w:delText>Code</w:delText>
              </w:r>
            </w:del>
          </w:p>
        </w:tc>
        <w:tc>
          <w:tcPr>
            <w:tcW w:w="2340" w:type="dxa"/>
            <w:vAlign w:val="center"/>
          </w:tcPr>
          <w:p w14:paraId="1582948F" w14:textId="679BFCF7" w:rsidR="004A3C68" w:rsidRPr="00D078FC" w:rsidDel="00364471" w:rsidRDefault="004A3C68">
            <w:pPr>
              <w:autoSpaceDE w:val="0"/>
              <w:autoSpaceDN w:val="0"/>
              <w:adjustRightInd w:val="0"/>
              <w:jc w:val="center"/>
              <w:rPr>
                <w:del w:id="956" w:author="Babak Javadi" w:date="2025-10-15T00:20:00Z" w16du:dateUtc="2025-10-15T07:20:00Z"/>
                <w:rFonts w:cstheme="minorHAnsi"/>
                <w:b/>
                <w:bCs/>
              </w:rPr>
            </w:pPr>
            <w:del w:id="957" w:author="Babak Javadi" w:date="2025-10-15T00:20:00Z" w16du:dateUtc="2025-10-15T07:20:00Z">
              <w:r w:rsidRPr="00D078FC" w:rsidDel="00364471">
                <w:rPr>
                  <w:rFonts w:cstheme="minorHAnsi"/>
                  <w:b/>
                  <w:bCs/>
                </w:rPr>
                <w:delText>Name</w:delText>
              </w:r>
            </w:del>
          </w:p>
        </w:tc>
        <w:tc>
          <w:tcPr>
            <w:tcW w:w="4801" w:type="dxa"/>
            <w:vAlign w:val="center"/>
          </w:tcPr>
          <w:p w14:paraId="4D89DE28" w14:textId="6B9E002C" w:rsidR="004A3C68" w:rsidRPr="00D078FC" w:rsidDel="00364471" w:rsidRDefault="004A3C68">
            <w:pPr>
              <w:autoSpaceDE w:val="0"/>
              <w:autoSpaceDN w:val="0"/>
              <w:adjustRightInd w:val="0"/>
              <w:jc w:val="center"/>
              <w:rPr>
                <w:del w:id="958" w:author="Babak Javadi" w:date="2025-10-15T00:20:00Z" w16du:dateUtc="2025-10-15T07:20:00Z"/>
                <w:rFonts w:cstheme="minorHAnsi"/>
                <w:b/>
                <w:bCs/>
              </w:rPr>
            </w:pPr>
            <w:del w:id="959" w:author="Babak Javadi" w:date="2025-10-15T00:20:00Z" w16du:dateUtc="2025-10-15T07:20:00Z">
              <w:r w:rsidRPr="00D078FC" w:rsidDel="00364471">
                <w:rPr>
                  <w:rFonts w:cstheme="minorHAnsi"/>
                  <w:b/>
                  <w:bCs/>
                </w:rPr>
                <w:delText>Meaning</w:delText>
              </w:r>
            </w:del>
          </w:p>
        </w:tc>
      </w:tr>
      <w:tr w:rsidR="004A3C68" w:rsidRPr="00A44545" w:rsidDel="00364471" w14:paraId="337730E9" w14:textId="30B46F5E">
        <w:trPr>
          <w:trHeight w:val="273"/>
          <w:del w:id="960" w:author="Babak Javadi" w:date="2025-10-15T00:20:00Z"/>
        </w:trPr>
        <w:tc>
          <w:tcPr>
            <w:tcW w:w="1705" w:type="dxa"/>
            <w:vAlign w:val="center"/>
          </w:tcPr>
          <w:p w14:paraId="0A200911" w14:textId="064439ED" w:rsidR="004A3C68" w:rsidRPr="00D078FC" w:rsidDel="00364471" w:rsidRDefault="004A3C68">
            <w:pPr>
              <w:autoSpaceDE w:val="0"/>
              <w:autoSpaceDN w:val="0"/>
              <w:adjustRightInd w:val="0"/>
              <w:jc w:val="center"/>
              <w:rPr>
                <w:del w:id="961" w:author="Babak Javadi" w:date="2025-10-15T00:20:00Z" w16du:dateUtc="2025-10-15T07:20:00Z"/>
                <w:rFonts w:cstheme="minorHAnsi"/>
                <w:bCs/>
              </w:rPr>
            </w:pPr>
            <w:del w:id="962" w:author="Babak Javadi" w:date="2025-10-15T00:20:00Z" w16du:dateUtc="2025-10-15T07:20:00Z">
              <w:r w:rsidRPr="00D078FC" w:rsidDel="00364471">
                <w:rPr>
                  <w:rFonts w:cstheme="minorHAnsi"/>
                  <w:bCs/>
                </w:rPr>
                <w:delText>CMND</w:delText>
              </w:r>
            </w:del>
          </w:p>
        </w:tc>
        <w:tc>
          <w:tcPr>
            <w:tcW w:w="1440" w:type="dxa"/>
          </w:tcPr>
          <w:p w14:paraId="0A087B10" w14:textId="45737F8A" w:rsidR="004A3C68" w:rsidRPr="00D078FC" w:rsidDel="00364471" w:rsidRDefault="004A3C68">
            <w:pPr>
              <w:autoSpaceDE w:val="0"/>
              <w:autoSpaceDN w:val="0"/>
              <w:adjustRightInd w:val="0"/>
              <w:rPr>
                <w:del w:id="963" w:author="Babak Javadi" w:date="2025-10-15T00:20:00Z" w16du:dateUtc="2025-10-15T07:20:00Z"/>
                <w:rFonts w:cstheme="minorHAnsi"/>
                <w:bCs/>
              </w:rPr>
            </w:pPr>
            <w:del w:id="964" w:author="Babak Javadi" w:date="2025-10-15T00:20:00Z" w16du:dateUtc="2025-10-15T07:20:00Z">
              <w:r w:rsidRPr="00D078FC" w:rsidDel="00364471">
                <w:rPr>
                  <w:rFonts w:cstheme="minorHAnsi"/>
                  <w:bCs/>
                </w:rPr>
                <w:delText>0x</w:delText>
              </w:r>
              <w:r w:rsidR="00F536B9" w:rsidDel="00364471">
                <w:rPr>
                  <w:rFonts w:cstheme="minorHAnsi"/>
                  <w:bCs/>
                </w:rPr>
                <w:delText>AE</w:delText>
              </w:r>
            </w:del>
          </w:p>
        </w:tc>
        <w:tc>
          <w:tcPr>
            <w:tcW w:w="2340" w:type="dxa"/>
            <w:vAlign w:val="center"/>
          </w:tcPr>
          <w:p w14:paraId="0265DCE6" w14:textId="7F06D6AD" w:rsidR="004A3C68" w:rsidRPr="00D078FC" w:rsidDel="00364471" w:rsidRDefault="004A3C68">
            <w:pPr>
              <w:autoSpaceDE w:val="0"/>
              <w:autoSpaceDN w:val="0"/>
              <w:adjustRightInd w:val="0"/>
              <w:jc w:val="center"/>
              <w:rPr>
                <w:del w:id="965" w:author="Babak Javadi" w:date="2025-10-15T00:20:00Z" w16du:dateUtc="2025-10-15T07:20:00Z"/>
                <w:rFonts w:cstheme="minorHAnsi"/>
                <w:bCs/>
              </w:rPr>
            </w:pPr>
            <w:del w:id="966" w:author="Babak Javadi" w:date="2025-10-15T00:20:00Z" w16du:dateUtc="2025-10-15T07:20:00Z">
              <w:r w:rsidRPr="004A3C68" w:rsidDel="00364471">
                <w:rPr>
                  <w:b/>
                  <w:bCs/>
                </w:rPr>
                <w:delText>osdp_ESTABLISH_VCI</w:delText>
              </w:r>
            </w:del>
          </w:p>
        </w:tc>
        <w:tc>
          <w:tcPr>
            <w:tcW w:w="4801" w:type="dxa"/>
          </w:tcPr>
          <w:p w14:paraId="18D80CFE" w14:textId="4466A428" w:rsidR="004A3C68" w:rsidRPr="00D078FC" w:rsidDel="00364471" w:rsidRDefault="004A3C68">
            <w:pPr>
              <w:autoSpaceDE w:val="0"/>
              <w:autoSpaceDN w:val="0"/>
              <w:adjustRightInd w:val="0"/>
              <w:jc w:val="center"/>
              <w:rPr>
                <w:del w:id="967" w:author="Babak Javadi" w:date="2025-10-15T00:20:00Z" w16du:dateUtc="2025-10-15T07:20:00Z"/>
                <w:rFonts w:cstheme="minorHAnsi"/>
                <w:bCs/>
              </w:rPr>
            </w:pPr>
          </w:p>
        </w:tc>
      </w:tr>
    </w:tbl>
    <w:p w14:paraId="38FF7E9F" w14:textId="2922EF08" w:rsidR="004A3C68" w:rsidDel="00364471" w:rsidRDefault="004A3C68" w:rsidP="004A3C68">
      <w:pPr>
        <w:rPr>
          <w:del w:id="968" w:author="Babak Javadi" w:date="2025-10-15T00:20:00Z" w16du:dateUtc="2025-10-15T07:20:00Z"/>
        </w:rPr>
      </w:pPr>
    </w:p>
    <w:p w14:paraId="087D1C5E" w14:textId="4A2C6420" w:rsidR="004A3C68" w:rsidRDefault="004A3C68" w:rsidP="004A3C68">
      <w:commentRangeStart w:id="969"/>
      <w:proofErr w:type="spellStart"/>
      <w:r w:rsidRPr="00ED3B78">
        <w:rPr>
          <w:b/>
          <w:bCs/>
        </w:rPr>
        <w:t>osdp_ESTABLISH_VCIR</w:t>
      </w:r>
      <w:proofErr w:type="spellEnd"/>
      <w:r>
        <w:t xml:space="preserve"> – Poll response after VCI establishment attempt </w:t>
      </w:r>
      <w:commentRangeEnd w:id="969"/>
      <w:r w:rsidR="009C1F16">
        <w:rPr>
          <w:rStyle w:val="CommentReference"/>
          <w:sz w:val="22"/>
          <w:szCs w:val="22"/>
        </w:rPr>
        <w:commentReference w:id="969"/>
      </w:r>
    </w:p>
    <w:tbl>
      <w:tblPr>
        <w:tblStyle w:val="TableGrid"/>
        <w:tblW w:w="10165" w:type="dxa"/>
        <w:tblLook w:val="04A0" w:firstRow="1" w:lastRow="0" w:firstColumn="1" w:lastColumn="0" w:noHBand="0" w:noVBand="1"/>
      </w:tblPr>
      <w:tblGrid>
        <w:gridCol w:w="1435"/>
        <w:gridCol w:w="6233"/>
        <w:gridCol w:w="2497"/>
      </w:tblGrid>
      <w:tr w:rsidR="004A3C68" w:rsidRPr="00D078FC" w14:paraId="0EDAE231" w14:textId="77777777">
        <w:tc>
          <w:tcPr>
            <w:tcW w:w="1435" w:type="dxa"/>
          </w:tcPr>
          <w:p w14:paraId="4A9EE1A3" w14:textId="77777777" w:rsidR="004A3C68" w:rsidRPr="00D078FC" w:rsidRDefault="004A3C68">
            <w:pPr>
              <w:autoSpaceDE w:val="0"/>
              <w:autoSpaceDN w:val="0"/>
              <w:adjustRightInd w:val="0"/>
              <w:rPr>
                <w:rFonts w:cstheme="minorHAnsi"/>
                <w:b/>
                <w:bCs/>
              </w:rPr>
            </w:pPr>
            <w:r w:rsidRPr="00D078FC">
              <w:rPr>
                <w:rFonts w:cstheme="minorHAnsi"/>
                <w:b/>
                <w:bCs/>
              </w:rPr>
              <w:t>Packet format field</w:t>
            </w:r>
          </w:p>
        </w:tc>
        <w:tc>
          <w:tcPr>
            <w:tcW w:w="6233" w:type="dxa"/>
            <w:vAlign w:val="center"/>
          </w:tcPr>
          <w:p w14:paraId="4C42FA3D" w14:textId="77777777" w:rsidR="004A3C68" w:rsidRPr="00D078FC" w:rsidRDefault="004A3C68">
            <w:pPr>
              <w:autoSpaceDE w:val="0"/>
              <w:autoSpaceDN w:val="0"/>
              <w:adjustRightInd w:val="0"/>
              <w:jc w:val="center"/>
              <w:rPr>
                <w:rFonts w:cstheme="minorHAnsi"/>
                <w:b/>
                <w:bCs/>
              </w:rPr>
            </w:pPr>
            <w:r w:rsidRPr="00D078FC">
              <w:rPr>
                <w:rFonts w:cstheme="minorHAnsi"/>
                <w:b/>
                <w:bCs/>
              </w:rPr>
              <w:t>Code</w:t>
            </w:r>
          </w:p>
        </w:tc>
        <w:tc>
          <w:tcPr>
            <w:tcW w:w="2497" w:type="dxa"/>
            <w:vAlign w:val="center"/>
          </w:tcPr>
          <w:p w14:paraId="4086CFB3" w14:textId="77777777" w:rsidR="004A3C68" w:rsidRPr="00D078FC" w:rsidRDefault="004A3C68">
            <w:pPr>
              <w:autoSpaceDE w:val="0"/>
              <w:autoSpaceDN w:val="0"/>
              <w:adjustRightInd w:val="0"/>
              <w:jc w:val="center"/>
              <w:rPr>
                <w:rFonts w:cstheme="minorHAnsi"/>
                <w:b/>
                <w:bCs/>
              </w:rPr>
            </w:pPr>
            <w:r w:rsidRPr="00D078FC">
              <w:rPr>
                <w:rFonts w:cstheme="minorHAnsi"/>
                <w:b/>
                <w:bCs/>
              </w:rPr>
              <w:t>Name</w:t>
            </w:r>
          </w:p>
        </w:tc>
      </w:tr>
      <w:tr w:rsidR="004A3C68" w:rsidRPr="00D078FC" w14:paraId="59517961" w14:textId="77777777">
        <w:tc>
          <w:tcPr>
            <w:tcW w:w="1435" w:type="dxa"/>
          </w:tcPr>
          <w:p w14:paraId="7E24354F" w14:textId="77777777" w:rsidR="004A3C68" w:rsidRPr="00D078FC" w:rsidRDefault="004A3C68">
            <w:pPr>
              <w:autoSpaceDE w:val="0"/>
              <w:autoSpaceDN w:val="0"/>
              <w:adjustRightInd w:val="0"/>
              <w:jc w:val="center"/>
              <w:rPr>
                <w:rFonts w:cstheme="minorHAnsi"/>
                <w:bCs/>
              </w:rPr>
            </w:pPr>
            <w:r w:rsidRPr="00D078FC">
              <w:rPr>
                <w:rFonts w:cstheme="minorHAnsi"/>
                <w:bCs/>
              </w:rPr>
              <w:t>CMND</w:t>
            </w:r>
          </w:p>
        </w:tc>
        <w:tc>
          <w:tcPr>
            <w:tcW w:w="6233" w:type="dxa"/>
          </w:tcPr>
          <w:p w14:paraId="4E1E0ACA" w14:textId="611A8A7F" w:rsidR="004A3C68" w:rsidRPr="00D078FC" w:rsidRDefault="004A3C68">
            <w:pPr>
              <w:autoSpaceDE w:val="0"/>
              <w:autoSpaceDN w:val="0"/>
              <w:adjustRightInd w:val="0"/>
              <w:rPr>
                <w:rFonts w:cstheme="minorHAnsi"/>
                <w:bCs/>
              </w:rPr>
            </w:pPr>
            <w:r w:rsidRPr="00D078FC">
              <w:rPr>
                <w:rFonts w:cstheme="minorHAnsi"/>
                <w:bCs/>
              </w:rPr>
              <w:t>0x</w:t>
            </w:r>
            <w:r w:rsidR="00F536B9">
              <w:rPr>
                <w:rFonts w:cstheme="minorHAnsi"/>
                <w:bCs/>
              </w:rPr>
              <w:t>AF</w:t>
            </w:r>
          </w:p>
        </w:tc>
        <w:tc>
          <w:tcPr>
            <w:tcW w:w="2497" w:type="dxa"/>
          </w:tcPr>
          <w:p w14:paraId="7190C138" w14:textId="77777777" w:rsidR="004A3C68" w:rsidRPr="00D078FC" w:rsidRDefault="004A3C68">
            <w:pPr>
              <w:autoSpaceDE w:val="0"/>
              <w:autoSpaceDN w:val="0"/>
              <w:adjustRightInd w:val="0"/>
              <w:jc w:val="center"/>
              <w:rPr>
                <w:rFonts w:cstheme="minorHAnsi"/>
                <w:bCs/>
              </w:rPr>
            </w:pPr>
            <w:proofErr w:type="spellStart"/>
            <w:r w:rsidRPr="00D078FC">
              <w:rPr>
                <w:rFonts w:cstheme="minorHAnsi"/>
                <w:bCs/>
              </w:rPr>
              <w:t>osdp_PIVBIOMATCHR</w:t>
            </w:r>
            <w:proofErr w:type="spellEnd"/>
          </w:p>
        </w:tc>
      </w:tr>
      <w:tr w:rsidR="004A3C68" w:rsidRPr="00D078FC" w14:paraId="23C0D320" w14:textId="77777777">
        <w:tc>
          <w:tcPr>
            <w:tcW w:w="1435" w:type="dxa"/>
            <w:vAlign w:val="center"/>
          </w:tcPr>
          <w:p w14:paraId="25AA57A1" w14:textId="77777777" w:rsidR="004A3C68" w:rsidRPr="00D078FC" w:rsidRDefault="004A3C68">
            <w:pPr>
              <w:autoSpaceDE w:val="0"/>
              <w:autoSpaceDN w:val="0"/>
              <w:adjustRightInd w:val="0"/>
              <w:jc w:val="center"/>
              <w:rPr>
                <w:rFonts w:cstheme="minorHAnsi"/>
                <w:bCs/>
              </w:rPr>
            </w:pPr>
            <w:r w:rsidRPr="00D078FC">
              <w:rPr>
                <w:rFonts w:cstheme="minorHAnsi"/>
                <w:bCs/>
              </w:rPr>
              <w:lastRenderedPageBreak/>
              <w:t>DATA</w:t>
            </w:r>
            <w:r>
              <w:rPr>
                <w:rFonts w:cstheme="minorHAnsi"/>
                <w:bCs/>
              </w:rPr>
              <w:t>[0]</w:t>
            </w:r>
          </w:p>
        </w:tc>
        <w:tc>
          <w:tcPr>
            <w:tcW w:w="6233" w:type="dxa"/>
          </w:tcPr>
          <w:p w14:paraId="0D5A4C73" w14:textId="5A955565" w:rsidR="004A3C68" w:rsidRDefault="004A3C68" w:rsidP="000401A3">
            <w:pPr>
              <w:autoSpaceDE w:val="0"/>
              <w:autoSpaceDN w:val="0"/>
              <w:adjustRightInd w:val="0"/>
              <w:rPr>
                <w:rFonts w:cstheme="minorHAnsi"/>
                <w:bCs/>
              </w:rPr>
            </w:pPr>
            <w:r>
              <w:rPr>
                <w:rFonts w:cstheme="minorHAnsi"/>
                <w:bCs/>
              </w:rPr>
              <w:t>0x0</w:t>
            </w:r>
            <w:r w:rsidR="000401A3">
              <w:rPr>
                <w:rFonts w:cstheme="minorHAnsi"/>
                <w:bCs/>
              </w:rPr>
              <w:t>0</w:t>
            </w:r>
            <w:r>
              <w:rPr>
                <w:rFonts w:cstheme="minorHAnsi"/>
                <w:bCs/>
              </w:rPr>
              <w:t xml:space="preserve"> – </w:t>
            </w:r>
            <w:r w:rsidR="000401A3">
              <w:rPr>
                <w:rFonts w:cstheme="minorHAnsi"/>
                <w:bCs/>
              </w:rPr>
              <w:t>VCI successfully established, pairing code correct</w:t>
            </w:r>
          </w:p>
          <w:p w14:paraId="2D9E2D9D" w14:textId="239672E9" w:rsidR="000401A3" w:rsidRDefault="000401A3" w:rsidP="000401A3">
            <w:pPr>
              <w:autoSpaceDE w:val="0"/>
              <w:autoSpaceDN w:val="0"/>
              <w:adjustRightInd w:val="0"/>
              <w:rPr>
                <w:rFonts w:cstheme="minorHAnsi"/>
                <w:bCs/>
              </w:rPr>
            </w:pPr>
            <w:r>
              <w:rPr>
                <w:rFonts w:cstheme="minorHAnsi"/>
                <w:bCs/>
              </w:rPr>
              <w:t>0x01 – Secure channel established, pairing code incorrect</w:t>
            </w:r>
          </w:p>
          <w:p w14:paraId="3EC1C1D0" w14:textId="1DFEA03B" w:rsidR="000401A3" w:rsidRDefault="000401A3" w:rsidP="000401A3">
            <w:pPr>
              <w:autoSpaceDE w:val="0"/>
              <w:autoSpaceDN w:val="0"/>
              <w:adjustRightInd w:val="0"/>
              <w:rPr>
                <w:rFonts w:cstheme="minorHAnsi"/>
                <w:bCs/>
              </w:rPr>
            </w:pPr>
            <w:r>
              <w:rPr>
                <w:rFonts w:cstheme="minorHAnsi"/>
                <w:bCs/>
              </w:rPr>
              <w:t>0x02 – Secure channel not established, no trust anchor found</w:t>
            </w:r>
          </w:p>
          <w:p w14:paraId="67C381BA" w14:textId="77777777" w:rsidR="000401A3" w:rsidRDefault="000401A3" w:rsidP="000401A3">
            <w:pPr>
              <w:autoSpaceDE w:val="0"/>
              <w:autoSpaceDN w:val="0"/>
              <w:adjustRightInd w:val="0"/>
              <w:rPr>
                <w:rFonts w:cstheme="minorHAnsi"/>
                <w:bCs/>
              </w:rPr>
            </w:pPr>
            <w:r>
              <w:rPr>
                <w:rFonts w:cstheme="minorHAnsi"/>
                <w:bCs/>
              </w:rPr>
              <w:t>0x03 – Credential does not support VCI</w:t>
            </w:r>
          </w:p>
          <w:p w14:paraId="238DB885" w14:textId="6909E2B1" w:rsidR="000401A3" w:rsidRPr="00D078FC" w:rsidRDefault="000401A3" w:rsidP="000401A3">
            <w:pPr>
              <w:autoSpaceDE w:val="0"/>
              <w:autoSpaceDN w:val="0"/>
              <w:adjustRightInd w:val="0"/>
              <w:rPr>
                <w:rFonts w:cstheme="minorHAnsi"/>
                <w:bCs/>
              </w:rPr>
            </w:pPr>
            <w:r>
              <w:rPr>
                <w:rFonts w:cstheme="minorHAnsi"/>
                <w:bCs/>
              </w:rPr>
              <w:t>0x04 – Other or unknown error</w:t>
            </w:r>
          </w:p>
        </w:tc>
        <w:tc>
          <w:tcPr>
            <w:tcW w:w="2497" w:type="dxa"/>
            <w:vAlign w:val="center"/>
          </w:tcPr>
          <w:p w14:paraId="0EEC8BEE" w14:textId="77777777" w:rsidR="004A3C68" w:rsidRPr="00D078FC" w:rsidRDefault="004A3C68">
            <w:pPr>
              <w:autoSpaceDE w:val="0"/>
              <w:autoSpaceDN w:val="0"/>
              <w:adjustRightInd w:val="0"/>
              <w:jc w:val="center"/>
              <w:rPr>
                <w:rFonts w:cstheme="minorHAnsi"/>
                <w:bCs/>
              </w:rPr>
            </w:pPr>
            <w:r>
              <w:rPr>
                <w:rFonts w:cstheme="minorHAnsi"/>
                <w:bCs/>
              </w:rPr>
              <w:t>Error Code</w:t>
            </w:r>
          </w:p>
        </w:tc>
      </w:tr>
      <w:tr w:rsidR="000401A3" w:rsidRPr="00D078FC" w14:paraId="72C40104" w14:textId="77777777">
        <w:tc>
          <w:tcPr>
            <w:tcW w:w="1435" w:type="dxa"/>
            <w:vAlign w:val="center"/>
          </w:tcPr>
          <w:p w14:paraId="68B51505" w14:textId="3EC6B15E" w:rsidR="000401A3" w:rsidRPr="00D078FC" w:rsidRDefault="000401A3">
            <w:pPr>
              <w:autoSpaceDE w:val="0"/>
              <w:autoSpaceDN w:val="0"/>
              <w:adjustRightInd w:val="0"/>
              <w:jc w:val="center"/>
              <w:rPr>
                <w:rFonts w:cstheme="minorHAnsi"/>
                <w:bCs/>
              </w:rPr>
            </w:pPr>
            <w:r>
              <w:rPr>
                <w:rFonts w:cstheme="minorHAnsi"/>
                <w:bCs/>
              </w:rPr>
              <w:t>DATA[1]</w:t>
            </w:r>
          </w:p>
        </w:tc>
        <w:tc>
          <w:tcPr>
            <w:tcW w:w="6233" w:type="dxa"/>
          </w:tcPr>
          <w:p w14:paraId="100AF646" w14:textId="77777777" w:rsidR="000401A3" w:rsidRDefault="000401A3" w:rsidP="000401A3">
            <w:pPr>
              <w:autoSpaceDE w:val="0"/>
              <w:autoSpaceDN w:val="0"/>
              <w:adjustRightInd w:val="0"/>
              <w:rPr>
                <w:rFonts w:cstheme="minorHAnsi"/>
                <w:bCs/>
              </w:rPr>
            </w:pPr>
            <w:r>
              <w:rPr>
                <w:rFonts w:cstheme="minorHAnsi"/>
                <w:bCs/>
              </w:rPr>
              <w:t>0x00 – Secure channel was not established</w:t>
            </w:r>
          </w:p>
          <w:p w14:paraId="685B379A" w14:textId="7196F3FD" w:rsidR="000401A3" w:rsidRDefault="000401A3" w:rsidP="000401A3">
            <w:pPr>
              <w:autoSpaceDE w:val="0"/>
              <w:autoSpaceDN w:val="0"/>
              <w:adjustRightInd w:val="0"/>
              <w:rPr>
                <w:rFonts w:cstheme="minorHAnsi"/>
                <w:bCs/>
              </w:rPr>
            </w:pPr>
            <w:r>
              <w:rPr>
                <w:rFonts w:cstheme="minorHAnsi"/>
                <w:bCs/>
              </w:rPr>
              <w:t>0x01-0x08 – Trust anchor identifier</w:t>
            </w:r>
          </w:p>
          <w:p w14:paraId="05F43FFB" w14:textId="68EBA347" w:rsidR="000401A3" w:rsidRDefault="000401A3" w:rsidP="000401A3">
            <w:pPr>
              <w:autoSpaceDE w:val="0"/>
              <w:autoSpaceDN w:val="0"/>
              <w:adjustRightInd w:val="0"/>
              <w:rPr>
                <w:rFonts w:cstheme="minorHAnsi"/>
                <w:bCs/>
              </w:rPr>
            </w:pPr>
          </w:p>
        </w:tc>
        <w:tc>
          <w:tcPr>
            <w:tcW w:w="2497" w:type="dxa"/>
            <w:vAlign w:val="center"/>
          </w:tcPr>
          <w:p w14:paraId="06472786" w14:textId="33C1FBC4" w:rsidR="000401A3" w:rsidRDefault="000401A3">
            <w:pPr>
              <w:autoSpaceDE w:val="0"/>
              <w:autoSpaceDN w:val="0"/>
              <w:adjustRightInd w:val="0"/>
              <w:jc w:val="center"/>
              <w:rPr>
                <w:rFonts w:cstheme="minorHAnsi"/>
                <w:bCs/>
              </w:rPr>
            </w:pPr>
            <w:r>
              <w:rPr>
                <w:rFonts w:cstheme="minorHAnsi"/>
                <w:bCs/>
              </w:rPr>
              <w:t>Which trust anchor was selected</w:t>
            </w:r>
          </w:p>
        </w:tc>
      </w:tr>
    </w:tbl>
    <w:commentRangeEnd w:id="945"/>
    <w:p w14:paraId="102DDDB3" w14:textId="77777777" w:rsidR="004A3C68" w:rsidRDefault="009C6FF1" w:rsidP="004A3C68">
      <w:pPr>
        <w:rPr>
          <w:rFonts w:cstheme="minorHAnsi"/>
          <w:b/>
          <w:bCs/>
        </w:rPr>
      </w:pPr>
      <w:r>
        <w:rPr>
          <w:rStyle w:val="CommentReference"/>
          <w:rFonts w:cstheme="minorHAnsi"/>
          <w:b/>
          <w:bCs/>
          <w:sz w:val="22"/>
          <w:szCs w:val="22"/>
        </w:rPr>
        <w:commentReference w:id="945"/>
      </w:r>
    </w:p>
    <w:p w14:paraId="6FB37C85" w14:textId="503BC1DA" w:rsidR="007F3A1B" w:rsidRDefault="007F3A1B" w:rsidP="004A3C68">
      <w:pPr>
        <w:rPr>
          <w:rFonts w:cstheme="minorHAnsi"/>
          <w:b/>
          <w:bCs/>
        </w:rPr>
      </w:pPr>
      <w:proofErr w:type="spellStart"/>
      <w:r>
        <w:rPr>
          <w:rFonts w:cstheme="minorHAnsi"/>
          <w:b/>
          <w:bCs/>
        </w:rPr>
        <w:t>osdp_PIVPUTDATA</w:t>
      </w:r>
      <w:proofErr w:type="spellEnd"/>
    </w:p>
    <w:p w14:paraId="7B01158B" w14:textId="516824D7" w:rsidR="00E55713" w:rsidRPr="00E55713" w:rsidRDefault="007F3A1B" w:rsidP="00E55713">
      <w:pPr>
        <w:rPr>
          <w:rFonts w:cstheme="minorHAnsi"/>
        </w:rPr>
      </w:pPr>
      <w:r>
        <w:rPr>
          <w:rFonts w:cstheme="minorHAnsi"/>
        </w:rPr>
        <w:t xml:space="preserve">Instructs the PD to initiate an ISO7816-4/PIV “PUT DATA” command to the </w:t>
      </w:r>
      <w:r w:rsidR="00ED3B78">
        <w:rPr>
          <w:rFonts w:cstheme="minorHAnsi"/>
        </w:rPr>
        <w:t>credential</w:t>
      </w:r>
      <w:r>
        <w:rPr>
          <w:rFonts w:cstheme="minorHAnsi"/>
        </w:rPr>
        <w:t>.</w:t>
      </w:r>
    </w:p>
    <w:p w14:paraId="73A45D32" w14:textId="77777777" w:rsidR="00E55713" w:rsidRDefault="00E55713" w:rsidP="00E55713">
      <w:pPr>
        <w:pStyle w:val="NoSpacing"/>
        <w:rPr>
          <w:rFonts w:cstheme="minorHAnsi"/>
          <w:bCs/>
        </w:rPr>
      </w:pPr>
    </w:p>
    <w:tbl>
      <w:tblPr>
        <w:tblStyle w:val="TableGrid"/>
        <w:tblW w:w="10267" w:type="dxa"/>
        <w:tblLook w:val="04A0" w:firstRow="1" w:lastRow="0" w:firstColumn="1" w:lastColumn="0" w:noHBand="0" w:noVBand="1"/>
      </w:tblPr>
      <w:tblGrid>
        <w:gridCol w:w="1244"/>
        <w:gridCol w:w="722"/>
        <w:gridCol w:w="3679"/>
        <w:gridCol w:w="4622"/>
      </w:tblGrid>
      <w:tr w:rsidR="00ED3B78" w:rsidRPr="00A44545" w14:paraId="2E6344FB" w14:textId="77777777" w:rsidTr="00ED3B78">
        <w:trPr>
          <w:trHeight w:val="527"/>
        </w:trPr>
        <w:tc>
          <w:tcPr>
            <w:tcW w:w="1244" w:type="dxa"/>
          </w:tcPr>
          <w:p w14:paraId="03982FFE" w14:textId="77777777" w:rsidR="00ED3B78" w:rsidRPr="00D078FC" w:rsidRDefault="00ED3B78">
            <w:pPr>
              <w:autoSpaceDE w:val="0"/>
              <w:autoSpaceDN w:val="0"/>
              <w:adjustRightInd w:val="0"/>
              <w:rPr>
                <w:rFonts w:cstheme="minorHAnsi"/>
                <w:b/>
                <w:bCs/>
              </w:rPr>
            </w:pPr>
            <w:r w:rsidRPr="00D078FC">
              <w:rPr>
                <w:rFonts w:cstheme="minorHAnsi"/>
                <w:b/>
                <w:bCs/>
              </w:rPr>
              <w:t>Packet format field</w:t>
            </w:r>
          </w:p>
        </w:tc>
        <w:tc>
          <w:tcPr>
            <w:tcW w:w="722" w:type="dxa"/>
          </w:tcPr>
          <w:p w14:paraId="0075DB40" w14:textId="57867E1F" w:rsidR="00ED3B78" w:rsidRPr="00D078FC" w:rsidRDefault="00ED3B78">
            <w:pPr>
              <w:autoSpaceDE w:val="0"/>
              <w:autoSpaceDN w:val="0"/>
              <w:adjustRightInd w:val="0"/>
              <w:jc w:val="center"/>
              <w:rPr>
                <w:rFonts w:cstheme="minorHAnsi"/>
                <w:b/>
                <w:bCs/>
              </w:rPr>
            </w:pPr>
            <w:r w:rsidRPr="00D078FC">
              <w:rPr>
                <w:rFonts w:cstheme="minorHAnsi"/>
                <w:b/>
                <w:bCs/>
              </w:rPr>
              <w:t>Code</w:t>
            </w:r>
          </w:p>
        </w:tc>
        <w:tc>
          <w:tcPr>
            <w:tcW w:w="3679" w:type="dxa"/>
            <w:vAlign w:val="center"/>
          </w:tcPr>
          <w:p w14:paraId="4468CDAA" w14:textId="77777777" w:rsidR="00ED3B78" w:rsidRPr="00D078FC" w:rsidRDefault="00ED3B78">
            <w:pPr>
              <w:autoSpaceDE w:val="0"/>
              <w:autoSpaceDN w:val="0"/>
              <w:adjustRightInd w:val="0"/>
              <w:jc w:val="center"/>
              <w:rPr>
                <w:rFonts w:cstheme="minorHAnsi"/>
                <w:b/>
                <w:bCs/>
              </w:rPr>
            </w:pPr>
            <w:r w:rsidRPr="00D078FC">
              <w:rPr>
                <w:rFonts w:cstheme="minorHAnsi"/>
                <w:b/>
                <w:bCs/>
              </w:rPr>
              <w:t>Name</w:t>
            </w:r>
          </w:p>
        </w:tc>
        <w:tc>
          <w:tcPr>
            <w:tcW w:w="4622" w:type="dxa"/>
            <w:vAlign w:val="center"/>
          </w:tcPr>
          <w:p w14:paraId="03A6BB12" w14:textId="77777777" w:rsidR="00ED3B78" w:rsidRPr="00D078FC" w:rsidRDefault="00ED3B78">
            <w:pPr>
              <w:autoSpaceDE w:val="0"/>
              <w:autoSpaceDN w:val="0"/>
              <w:adjustRightInd w:val="0"/>
              <w:jc w:val="center"/>
              <w:rPr>
                <w:rFonts w:cstheme="minorHAnsi"/>
                <w:b/>
                <w:bCs/>
              </w:rPr>
            </w:pPr>
            <w:r w:rsidRPr="00D078FC">
              <w:rPr>
                <w:rFonts w:cstheme="minorHAnsi"/>
                <w:b/>
                <w:bCs/>
              </w:rPr>
              <w:t>Meaning</w:t>
            </w:r>
          </w:p>
        </w:tc>
      </w:tr>
      <w:tr w:rsidR="00ED3B78" w:rsidRPr="00A44545" w14:paraId="08FCABBC" w14:textId="77777777" w:rsidTr="00ED3B78">
        <w:trPr>
          <w:trHeight w:val="257"/>
        </w:trPr>
        <w:tc>
          <w:tcPr>
            <w:tcW w:w="1244" w:type="dxa"/>
            <w:vAlign w:val="center"/>
          </w:tcPr>
          <w:p w14:paraId="315A27CD" w14:textId="77777777" w:rsidR="00ED3B78" w:rsidRPr="00D078FC" w:rsidRDefault="00ED3B78">
            <w:pPr>
              <w:autoSpaceDE w:val="0"/>
              <w:autoSpaceDN w:val="0"/>
              <w:adjustRightInd w:val="0"/>
              <w:jc w:val="center"/>
              <w:rPr>
                <w:rFonts w:cstheme="minorHAnsi"/>
                <w:bCs/>
              </w:rPr>
            </w:pPr>
            <w:r w:rsidRPr="00D078FC">
              <w:rPr>
                <w:rFonts w:cstheme="minorHAnsi"/>
                <w:bCs/>
              </w:rPr>
              <w:t>CMND</w:t>
            </w:r>
          </w:p>
        </w:tc>
        <w:tc>
          <w:tcPr>
            <w:tcW w:w="722" w:type="dxa"/>
          </w:tcPr>
          <w:p w14:paraId="6AB5BC69" w14:textId="0E40EF7E" w:rsidR="00ED3B78" w:rsidRPr="00D078FC" w:rsidRDefault="00ED3B78">
            <w:pPr>
              <w:autoSpaceDE w:val="0"/>
              <w:autoSpaceDN w:val="0"/>
              <w:adjustRightInd w:val="0"/>
              <w:rPr>
                <w:rFonts w:cstheme="minorHAnsi"/>
                <w:bCs/>
              </w:rPr>
            </w:pPr>
            <w:r w:rsidRPr="00D078FC">
              <w:rPr>
                <w:rFonts w:cstheme="minorHAnsi"/>
                <w:bCs/>
              </w:rPr>
              <w:t>0x</w:t>
            </w:r>
            <w:r>
              <w:rPr>
                <w:rFonts w:cstheme="minorHAnsi"/>
                <w:bCs/>
              </w:rPr>
              <w:t>6F</w:t>
            </w:r>
          </w:p>
        </w:tc>
        <w:tc>
          <w:tcPr>
            <w:tcW w:w="3679" w:type="dxa"/>
            <w:vAlign w:val="center"/>
          </w:tcPr>
          <w:p w14:paraId="5909F949" w14:textId="67370AE9" w:rsidR="00ED3B78" w:rsidRPr="00D078FC" w:rsidRDefault="00ED3B78">
            <w:pPr>
              <w:autoSpaceDE w:val="0"/>
              <w:autoSpaceDN w:val="0"/>
              <w:adjustRightInd w:val="0"/>
              <w:jc w:val="center"/>
              <w:rPr>
                <w:rFonts w:cstheme="minorHAnsi"/>
                <w:bCs/>
              </w:rPr>
            </w:pPr>
            <w:proofErr w:type="spellStart"/>
            <w:r w:rsidRPr="00D078FC">
              <w:rPr>
                <w:rFonts w:cstheme="minorHAnsi"/>
                <w:bCs/>
              </w:rPr>
              <w:t>osdp_PIV</w:t>
            </w:r>
            <w:r>
              <w:rPr>
                <w:rFonts w:cstheme="minorHAnsi"/>
                <w:bCs/>
              </w:rPr>
              <w:t>PUTDATA</w:t>
            </w:r>
            <w:proofErr w:type="spellEnd"/>
          </w:p>
        </w:tc>
        <w:tc>
          <w:tcPr>
            <w:tcW w:w="4622" w:type="dxa"/>
          </w:tcPr>
          <w:p w14:paraId="6EAD49FF" w14:textId="77777777" w:rsidR="00ED3B78" w:rsidRPr="00D078FC" w:rsidRDefault="00ED3B78">
            <w:pPr>
              <w:autoSpaceDE w:val="0"/>
              <w:autoSpaceDN w:val="0"/>
              <w:adjustRightInd w:val="0"/>
              <w:jc w:val="center"/>
              <w:rPr>
                <w:rFonts w:cstheme="minorHAnsi"/>
                <w:bCs/>
              </w:rPr>
            </w:pPr>
          </w:p>
        </w:tc>
      </w:tr>
      <w:tr w:rsidR="00ED3B78" w:rsidRPr="00A44545" w14:paraId="04B1BB86" w14:textId="77777777" w:rsidTr="00ED3B78">
        <w:trPr>
          <w:trHeight w:val="257"/>
        </w:trPr>
        <w:tc>
          <w:tcPr>
            <w:tcW w:w="1244" w:type="dxa"/>
            <w:vAlign w:val="center"/>
          </w:tcPr>
          <w:p w14:paraId="7193E793" w14:textId="7388827A" w:rsidR="00ED3B78" w:rsidRPr="00D078FC" w:rsidRDefault="00ED3B78">
            <w:pPr>
              <w:autoSpaceDE w:val="0"/>
              <w:autoSpaceDN w:val="0"/>
              <w:adjustRightInd w:val="0"/>
              <w:jc w:val="center"/>
              <w:rPr>
                <w:rFonts w:cstheme="minorHAnsi"/>
                <w:bCs/>
              </w:rPr>
            </w:pPr>
            <w:r>
              <w:t>DATA[0]</w:t>
            </w:r>
          </w:p>
        </w:tc>
        <w:tc>
          <w:tcPr>
            <w:tcW w:w="722" w:type="dxa"/>
          </w:tcPr>
          <w:p w14:paraId="5227E4E4" w14:textId="6E29B430" w:rsidR="00ED3B78" w:rsidRPr="00D078FC" w:rsidRDefault="00ED3B78">
            <w:pPr>
              <w:autoSpaceDE w:val="0"/>
              <w:autoSpaceDN w:val="0"/>
              <w:adjustRightInd w:val="0"/>
              <w:rPr>
                <w:rFonts w:cstheme="minorHAnsi"/>
                <w:bCs/>
              </w:rPr>
            </w:pPr>
            <w:r>
              <w:t>0x00-0x02</w:t>
            </w:r>
          </w:p>
        </w:tc>
        <w:tc>
          <w:tcPr>
            <w:tcW w:w="3679" w:type="dxa"/>
            <w:vAlign w:val="center"/>
          </w:tcPr>
          <w:p w14:paraId="5F84EDA5" w14:textId="029E7D84" w:rsidR="00ED3B78" w:rsidRPr="00D078FC" w:rsidRDefault="00ED3B78">
            <w:pPr>
              <w:autoSpaceDE w:val="0"/>
              <w:autoSpaceDN w:val="0"/>
              <w:adjustRightInd w:val="0"/>
              <w:jc w:val="center"/>
              <w:rPr>
                <w:rFonts w:cstheme="minorHAnsi"/>
                <w:bCs/>
              </w:rPr>
            </w:pPr>
            <w:r>
              <w:t>Command Mode</w:t>
            </w:r>
          </w:p>
        </w:tc>
        <w:tc>
          <w:tcPr>
            <w:tcW w:w="4622" w:type="dxa"/>
          </w:tcPr>
          <w:p w14:paraId="6078598D" w14:textId="77777777" w:rsidR="00ED3B78" w:rsidRDefault="00ED3B78">
            <w:pPr>
              <w:autoSpaceDE w:val="0"/>
              <w:autoSpaceDN w:val="0"/>
              <w:adjustRightInd w:val="0"/>
              <w:jc w:val="center"/>
            </w:pPr>
            <w:r>
              <w:t>0x00 – Standard (CLA=0x00)</w:t>
            </w:r>
          </w:p>
          <w:p w14:paraId="484F46BB" w14:textId="77777777" w:rsidR="00ED3B78" w:rsidRDefault="00ED3B78">
            <w:pPr>
              <w:autoSpaceDE w:val="0"/>
              <w:autoSpaceDN w:val="0"/>
              <w:adjustRightInd w:val="0"/>
              <w:jc w:val="center"/>
            </w:pPr>
            <w:r>
              <w:t>0x01 – VCI (CLA=0x0C)</w:t>
            </w:r>
          </w:p>
          <w:p w14:paraId="099DC596" w14:textId="02BA8364" w:rsidR="00ED3B78" w:rsidRPr="00D078FC" w:rsidRDefault="00ED3B78">
            <w:pPr>
              <w:autoSpaceDE w:val="0"/>
              <w:autoSpaceDN w:val="0"/>
              <w:adjustRightInd w:val="0"/>
              <w:jc w:val="center"/>
              <w:rPr>
                <w:rFonts w:cstheme="minorHAnsi"/>
                <w:bCs/>
              </w:rPr>
            </w:pPr>
            <w:r>
              <w:t>0x02 – DESFire (CLA=0x90)</w:t>
            </w:r>
          </w:p>
        </w:tc>
      </w:tr>
      <w:tr w:rsidR="00ED3B78" w:rsidRPr="00A44545" w14:paraId="399CFD12" w14:textId="77777777" w:rsidTr="00ED3B78">
        <w:trPr>
          <w:trHeight w:val="257"/>
        </w:trPr>
        <w:tc>
          <w:tcPr>
            <w:tcW w:w="1244" w:type="dxa"/>
            <w:vAlign w:val="center"/>
          </w:tcPr>
          <w:p w14:paraId="0057DAE8" w14:textId="77050AF5" w:rsidR="00ED3B78" w:rsidRPr="00D078FC" w:rsidRDefault="00ED3B78">
            <w:pPr>
              <w:autoSpaceDE w:val="0"/>
              <w:autoSpaceDN w:val="0"/>
              <w:adjustRightInd w:val="0"/>
              <w:jc w:val="center"/>
              <w:rPr>
                <w:rFonts w:cstheme="minorHAnsi"/>
                <w:bCs/>
              </w:rPr>
            </w:pPr>
            <w:r>
              <w:t>DATA[0]</w:t>
            </w:r>
          </w:p>
        </w:tc>
        <w:tc>
          <w:tcPr>
            <w:tcW w:w="722" w:type="dxa"/>
          </w:tcPr>
          <w:p w14:paraId="4575A75C" w14:textId="70536744" w:rsidR="00ED3B78" w:rsidRPr="00D078FC" w:rsidRDefault="00ED3B78">
            <w:pPr>
              <w:autoSpaceDE w:val="0"/>
              <w:autoSpaceDN w:val="0"/>
              <w:adjustRightInd w:val="0"/>
              <w:rPr>
                <w:rFonts w:cstheme="minorHAnsi"/>
                <w:bCs/>
              </w:rPr>
            </w:pPr>
            <w:r>
              <w:t>0x00-0xFF</w:t>
            </w:r>
          </w:p>
        </w:tc>
        <w:tc>
          <w:tcPr>
            <w:tcW w:w="3679" w:type="dxa"/>
            <w:vAlign w:val="center"/>
          </w:tcPr>
          <w:p w14:paraId="4DA24D4A" w14:textId="76630255" w:rsidR="00ED3B78" w:rsidRPr="00D078FC" w:rsidRDefault="00ED3B78">
            <w:pPr>
              <w:autoSpaceDE w:val="0"/>
              <w:autoSpaceDN w:val="0"/>
              <w:adjustRightInd w:val="0"/>
              <w:jc w:val="center"/>
              <w:rPr>
                <w:rFonts w:cstheme="minorHAnsi"/>
                <w:bCs/>
              </w:rPr>
            </w:pPr>
            <w:r>
              <w:t>File ID/P1</w:t>
            </w:r>
          </w:p>
        </w:tc>
        <w:tc>
          <w:tcPr>
            <w:tcW w:w="4622" w:type="dxa"/>
          </w:tcPr>
          <w:p w14:paraId="667BE214" w14:textId="7228CA2D" w:rsidR="00ED3B78" w:rsidRPr="00D078FC" w:rsidRDefault="00ED3B78">
            <w:pPr>
              <w:autoSpaceDE w:val="0"/>
              <w:autoSpaceDN w:val="0"/>
              <w:adjustRightInd w:val="0"/>
              <w:jc w:val="center"/>
              <w:rPr>
                <w:rFonts w:cstheme="minorHAnsi"/>
                <w:bCs/>
              </w:rPr>
            </w:pPr>
            <w:r>
              <w:t>First byte of File ID</w:t>
            </w:r>
          </w:p>
        </w:tc>
      </w:tr>
      <w:tr w:rsidR="00ED3B78" w:rsidRPr="00A44545" w14:paraId="6AB34C16" w14:textId="77777777" w:rsidTr="00ED3B78">
        <w:trPr>
          <w:trHeight w:val="257"/>
        </w:trPr>
        <w:tc>
          <w:tcPr>
            <w:tcW w:w="1244" w:type="dxa"/>
            <w:vAlign w:val="center"/>
          </w:tcPr>
          <w:p w14:paraId="2AAB9B8F" w14:textId="5B7F4D27" w:rsidR="00ED3B78" w:rsidRPr="00D078FC" w:rsidRDefault="00ED3B78">
            <w:pPr>
              <w:autoSpaceDE w:val="0"/>
              <w:autoSpaceDN w:val="0"/>
              <w:adjustRightInd w:val="0"/>
              <w:jc w:val="center"/>
              <w:rPr>
                <w:rFonts w:cstheme="minorHAnsi"/>
                <w:bCs/>
              </w:rPr>
            </w:pPr>
            <w:commentRangeStart w:id="970"/>
            <w:r>
              <w:t>DATA[0]</w:t>
            </w:r>
          </w:p>
        </w:tc>
        <w:tc>
          <w:tcPr>
            <w:tcW w:w="722" w:type="dxa"/>
          </w:tcPr>
          <w:p w14:paraId="147B8A6E" w14:textId="050ED307" w:rsidR="00ED3B78" w:rsidRPr="00D078FC" w:rsidRDefault="00ED3B78">
            <w:pPr>
              <w:autoSpaceDE w:val="0"/>
              <w:autoSpaceDN w:val="0"/>
              <w:adjustRightInd w:val="0"/>
              <w:rPr>
                <w:rFonts w:cstheme="minorHAnsi"/>
                <w:bCs/>
              </w:rPr>
            </w:pPr>
            <w:r>
              <w:t>0x00-0xFF</w:t>
            </w:r>
          </w:p>
        </w:tc>
        <w:tc>
          <w:tcPr>
            <w:tcW w:w="3679" w:type="dxa"/>
            <w:vAlign w:val="center"/>
          </w:tcPr>
          <w:p w14:paraId="627A4A64" w14:textId="2ED9B054" w:rsidR="00ED3B78" w:rsidRPr="00D078FC" w:rsidRDefault="00ED3B78">
            <w:pPr>
              <w:autoSpaceDE w:val="0"/>
              <w:autoSpaceDN w:val="0"/>
              <w:adjustRightInd w:val="0"/>
              <w:jc w:val="center"/>
              <w:rPr>
                <w:rFonts w:cstheme="minorHAnsi"/>
                <w:bCs/>
              </w:rPr>
            </w:pPr>
            <w:r>
              <w:t>File ID/P2</w:t>
            </w:r>
          </w:p>
        </w:tc>
        <w:tc>
          <w:tcPr>
            <w:tcW w:w="4622" w:type="dxa"/>
          </w:tcPr>
          <w:p w14:paraId="0884D385" w14:textId="72F71CA4" w:rsidR="00ED3B78" w:rsidRPr="00D078FC" w:rsidRDefault="00ED3B78">
            <w:pPr>
              <w:autoSpaceDE w:val="0"/>
              <w:autoSpaceDN w:val="0"/>
              <w:adjustRightInd w:val="0"/>
              <w:jc w:val="center"/>
              <w:rPr>
                <w:rFonts w:cstheme="minorHAnsi"/>
                <w:bCs/>
              </w:rPr>
            </w:pPr>
            <w:r>
              <w:t>Second byte of File ID</w:t>
            </w:r>
            <w:commentRangeEnd w:id="970"/>
            <w:r w:rsidR="004D03BC" w:rsidRPr="00D078FC">
              <w:rPr>
                <w:rStyle w:val="CommentReference"/>
                <w:rFonts w:cstheme="minorHAnsi"/>
                <w:bCs/>
                <w:sz w:val="22"/>
                <w:szCs w:val="22"/>
              </w:rPr>
              <w:commentReference w:id="970"/>
            </w:r>
          </w:p>
        </w:tc>
      </w:tr>
      <w:tr w:rsidR="00ED3B78" w:rsidRPr="00A44545" w14:paraId="4BB663DF" w14:textId="77777777" w:rsidTr="00ED3B78">
        <w:trPr>
          <w:trHeight w:val="257"/>
        </w:trPr>
        <w:tc>
          <w:tcPr>
            <w:tcW w:w="1244" w:type="dxa"/>
            <w:vAlign w:val="center"/>
          </w:tcPr>
          <w:p w14:paraId="339F56B7" w14:textId="71E51503" w:rsidR="00ED3B78" w:rsidRPr="00D078FC" w:rsidRDefault="00ED3B78">
            <w:pPr>
              <w:autoSpaceDE w:val="0"/>
              <w:autoSpaceDN w:val="0"/>
              <w:adjustRightInd w:val="0"/>
              <w:jc w:val="center"/>
              <w:rPr>
                <w:rFonts w:cstheme="minorHAnsi"/>
                <w:bCs/>
              </w:rPr>
            </w:pPr>
            <w:r>
              <w:t>DATA[0]</w:t>
            </w:r>
          </w:p>
        </w:tc>
        <w:tc>
          <w:tcPr>
            <w:tcW w:w="722" w:type="dxa"/>
          </w:tcPr>
          <w:p w14:paraId="02CE6B13" w14:textId="5AD2E673" w:rsidR="00ED3B78" w:rsidRPr="00D078FC" w:rsidRDefault="00ED3B78">
            <w:pPr>
              <w:autoSpaceDE w:val="0"/>
              <w:autoSpaceDN w:val="0"/>
              <w:adjustRightInd w:val="0"/>
              <w:rPr>
                <w:rFonts w:cstheme="minorHAnsi"/>
                <w:bCs/>
              </w:rPr>
            </w:pPr>
            <w:r>
              <w:t>0x00-0xFF</w:t>
            </w:r>
          </w:p>
        </w:tc>
        <w:tc>
          <w:tcPr>
            <w:tcW w:w="3679" w:type="dxa"/>
            <w:vAlign w:val="center"/>
          </w:tcPr>
          <w:p w14:paraId="43EE5B0B" w14:textId="0856D885" w:rsidR="00ED3B78" w:rsidRPr="00D078FC" w:rsidRDefault="00ED3B78">
            <w:pPr>
              <w:autoSpaceDE w:val="0"/>
              <w:autoSpaceDN w:val="0"/>
              <w:adjustRightInd w:val="0"/>
              <w:jc w:val="center"/>
              <w:rPr>
                <w:rFonts w:cstheme="minorHAnsi"/>
                <w:bCs/>
              </w:rPr>
            </w:pPr>
            <w:proofErr w:type="spellStart"/>
            <w:r>
              <w:t>MpSizeTotal</w:t>
            </w:r>
            <w:proofErr w:type="spellEnd"/>
            <w:r>
              <w:t xml:space="preserve"> (LSB)</w:t>
            </w:r>
          </w:p>
        </w:tc>
        <w:tc>
          <w:tcPr>
            <w:tcW w:w="4622" w:type="dxa"/>
            <w:vMerge w:val="restart"/>
          </w:tcPr>
          <w:p w14:paraId="2A27961B" w14:textId="05EA0389" w:rsidR="00ED3B78" w:rsidRPr="00D078FC" w:rsidRDefault="00ED3B78">
            <w:pPr>
              <w:autoSpaceDE w:val="0"/>
              <w:autoSpaceDN w:val="0"/>
              <w:adjustRightInd w:val="0"/>
              <w:jc w:val="center"/>
              <w:rPr>
                <w:rFonts w:cstheme="minorHAnsi"/>
                <w:bCs/>
              </w:rPr>
            </w:pPr>
            <w:r>
              <w:t>Total size of data to write</w:t>
            </w:r>
          </w:p>
        </w:tc>
      </w:tr>
      <w:tr w:rsidR="00ED3B78" w:rsidRPr="00A44545" w14:paraId="578CF228" w14:textId="77777777" w:rsidTr="00ED3B78">
        <w:trPr>
          <w:trHeight w:val="257"/>
        </w:trPr>
        <w:tc>
          <w:tcPr>
            <w:tcW w:w="1244" w:type="dxa"/>
            <w:vAlign w:val="center"/>
          </w:tcPr>
          <w:p w14:paraId="206AE668" w14:textId="080D9AB8" w:rsidR="00ED3B78" w:rsidRPr="00D078FC" w:rsidRDefault="00ED3B78">
            <w:pPr>
              <w:autoSpaceDE w:val="0"/>
              <w:autoSpaceDN w:val="0"/>
              <w:adjustRightInd w:val="0"/>
              <w:jc w:val="center"/>
              <w:rPr>
                <w:rFonts w:cstheme="minorHAnsi"/>
                <w:bCs/>
              </w:rPr>
            </w:pPr>
            <w:r>
              <w:t>DATA[0]</w:t>
            </w:r>
          </w:p>
        </w:tc>
        <w:tc>
          <w:tcPr>
            <w:tcW w:w="722" w:type="dxa"/>
          </w:tcPr>
          <w:p w14:paraId="4015E3EC" w14:textId="4A1F03C8" w:rsidR="00ED3B78" w:rsidRPr="00D078FC" w:rsidRDefault="00ED3B78">
            <w:pPr>
              <w:autoSpaceDE w:val="0"/>
              <w:autoSpaceDN w:val="0"/>
              <w:adjustRightInd w:val="0"/>
              <w:rPr>
                <w:rFonts w:cstheme="minorHAnsi"/>
                <w:bCs/>
              </w:rPr>
            </w:pPr>
            <w:r>
              <w:t>0x00-0xFF</w:t>
            </w:r>
          </w:p>
        </w:tc>
        <w:tc>
          <w:tcPr>
            <w:tcW w:w="3679" w:type="dxa"/>
            <w:vAlign w:val="center"/>
          </w:tcPr>
          <w:p w14:paraId="22D59ACB" w14:textId="326116CB" w:rsidR="00ED3B78" w:rsidRPr="00D078FC" w:rsidRDefault="00ED3B78">
            <w:pPr>
              <w:autoSpaceDE w:val="0"/>
              <w:autoSpaceDN w:val="0"/>
              <w:adjustRightInd w:val="0"/>
              <w:jc w:val="center"/>
              <w:rPr>
                <w:rFonts w:cstheme="minorHAnsi"/>
                <w:bCs/>
              </w:rPr>
            </w:pPr>
            <w:proofErr w:type="spellStart"/>
            <w:r>
              <w:t>MpSizeTotal</w:t>
            </w:r>
            <w:proofErr w:type="spellEnd"/>
            <w:r>
              <w:t xml:space="preserve"> (MSB)</w:t>
            </w:r>
          </w:p>
        </w:tc>
        <w:tc>
          <w:tcPr>
            <w:tcW w:w="4622" w:type="dxa"/>
            <w:vMerge/>
          </w:tcPr>
          <w:p w14:paraId="77A03137" w14:textId="77777777" w:rsidR="00ED3B78" w:rsidRPr="00D078FC" w:rsidRDefault="00ED3B78">
            <w:pPr>
              <w:autoSpaceDE w:val="0"/>
              <w:autoSpaceDN w:val="0"/>
              <w:adjustRightInd w:val="0"/>
              <w:jc w:val="center"/>
              <w:rPr>
                <w:rFonts w:cstheme="minorHAnsi"/>
                <w:bCs/>
              </w:rPr>
            </w:pPr>
          </w:p>
        </w:tc>
      </w:tr>
      <w:tr w:rsidR="00ED3B78" w:rsidRPr="00A44545" w14:paraId="517DD1A3" w14:textId="77777777" w:rsidTr="00ED3B78">
        <w:trPr>
          <w:trHeight w:val="257"/>
        </w:trPr>
        <w:tc>
          <w:tcPr>
            <w:tcW w:w="1244" w:type="dxa"/>
            <w:vAlign w:val="center"/>
          </w:tcPr>
          <w:p w14:paraId="194D6023" w14:textId="5ECCFFC8" w:rsidR="00ED3B78" w:rsidRPr="00D078FC" w:rsidRDefault="00ED3B78">
            <w:pPr>
              <w:autoSpaceDE w:val="0"/>
              <w:autoSpaceDN w:val="0"/>
              <w:adjustRightInd w:val="0"/>
              <w:jc w:val="center"/>
              <w:rPr>
                <w:rFonts w:cstheme="minorHAnsi"/>
                <w:bCs/>
              </w:rPr>
            </w:pPr>
            <w:r>
              <w:t>DATA[0]</w:t>
            </w:r>
          </w:p>
        </w:tc>
        <w:tc>
          <w:tcPr>
            <w:tcW w:w="722" w:type="dxa"/>
          </w:tcPr>
          <w:p w14:paraId="486DDF27" w14:textId="77C91763" w:rsidR="00ED3B78" w:rsidRPr="00D078FC" w:rsidRDefault="00ED3B78">
            <w:pPr>
              <w:autoSpaceDE w:val="0"/>
              <w:autoSpaceDN w:val="0"/>
              <w:adjustRightInd w:val="0"/>
              <w:rPr>
                <w:rFonts w:cstheme="minorHAnsi"/>
                <w:bCs/>
              </w:rPr>
            </w:pPr>
            <w:r>
              <w:t>0x00-0xFF</w:t>
            </w:r>
          </w:p>
        </w:tc>
        <w:tc>
          <w:tcPr>
            <w:tcW w:w="3679" w:type="dxa"/>
            <w:vAlign w:val="center"/>
          </w:tcPr>
          <w:p w14:paraId="3A16BD1A" w14:textId="3EA9142E" w:rsidR="00ED3B78" w:rsidRPr="00D078FC" w:rsidRDefault="00ED3B78">
            <w:pPr>
              <w:autoSpaceDE w:val="0"/>
              <w:autoSpaceDN w:val="0"/>
              <w:adjustRightInd w:val="0"/>
              <w:jc w:val="center"/>
              <w:rPr>
                <w:rFonts w:cstheme="minorHAnsi"/>
                <w:bCs/>
              </w:rPr>
            </w:pPr>
            <w:proofErr w:type="spellStart"/>
            <w:r>
              <w:t>MpOffset</w:t>
            </w:r>
            <w:proofErr w:type="spellEnd"/>
            <w:r>
              <w:t xml:space="preserve"> (LSB)</w:t>
            </w:r>
          </w:p>
        </w:tc>
        <w:tc>
          <w:tcPr>
            <w:tcW w:w="4622" w:type="dxa"/>
            <w:vMerge w:val="restart"/>
          </w:tcPr>
          <w:p w14:paraId="1561516F" w14:textId="075A7B83" w:rsidR="00ED3B78" w:rsidRPr="00D078FC" w:rsidRDefault="00ED3B78">
            <w:pPr>
              <w:autoSpaceDE w:val="0"/>
              <w:autoSpaceDN w:val="0"/>
              <w:adjustRightInd w:val="0"/>
              <w:jc w:val="center"/>
              <w:rPr>
                <w:rFonts w:cstheme="minorHAnsi"/>
                <w:bCs/>
              </w:rPr>
            </w:pPr>
            <w:r>
              <w:t>Byte offset of this fragment</w:t>
            </w:r>
          </w:p>
        </w:tc>
      </w:tr>
      <w:tr w:rsidR="00ED3B78" w:rsidRPr="00A44545" w14:paraId="7DBF50E7" w14:textId="77777777" w:rsidTr="00ED3B78">
        <w:trPr>
          <w:trHeight w:val="257"/>
        </w:trPr>
        <w:tc>
          <w:tcPr>
            <w:tcW w:w="1244" w:type="dxa"/>
            <w:vAlign w:val="center"/>
          </w:tcPr>
          <w:p w14:paraId="1D459844" w14:textId="61774043" w:rsidR="00ED3B78" w:rsidRPr="00D078FC" w:rsidRDefault="00ED3B78">
            <w:pPr>
              <w:autoSpaceDE w:val="0"/>
              <w:autoSpaceDN w:val="0"/>
              <w:adjustRightInd w:val="0"/>
              <w:jc w:val="center"/>
              <w:rPr>
                <w:rFonts w:cstheme="minorHAnsi"/>
                <w:bCs/>
              </w:rPr>
            </w:pPr>
            <w:r>
              <w:t>DATA[0]</w:t>
            </w:r>
          </w:p>
        </w:tc>
        <w:tc>
          <w:tcPr>
            <w:tcW w:w="722" w:type="dxa"/>
          </w:tcPr>
          <w:p w14:paraId="11EF3CDA" w14:textId="537A3B7C" w:rsidR="00ED3B78" w:rsidRPr="00D078FC" w:rsidRDefault="00ED3B78">
            <w:pPr>
              <w:autoSpaceDE w:val="0"/>
              <w:autoSpaceDN w:val="0"/>
              <w:adjustRightInd w:val="0"/>
              <w:rPr>
                <w:rFonts w:cstheme="minorHAnsi"/>
                <w:bCs/>
              </w:rPr>
            </w:pPr>
            <w:r>
              <w:t>0x00-0xFF</w:t>
            </w:r>
          </w:p>
        </w:tc>
        <w:tc>
          <w:tcPr>
            <w:tcW w:w="3679" w:type="dxa"/>
            <w:vAlign w:val="center"/>
          </w:tcPr>
          <w:p w14:paraId="21FE2A00" w14:textId="7305DE57" w:rsidR="00ED3B78" w:rsidRPr="00D078FC" w:rsidRDefault="00ED3B78">
            <w:pPr>
              <w:autoSpaceDE w:val="0"/>
              <w:autoSpaceDN w:val="0"/>
              <w:adjustRightInd w:val="0"/>
              <w:jc w:val="center"/>
              <w:rPr>
                <w:rFonts w:cstheme="minorHAnsi"/>
                <w:bCs/>
              </w:rPr>
            </w:pPr>
            <w:proofErr w:type="spellStart"/>
            <w:r>
              <w:t>MpOffset</w:t>
            </w:r>
            <w:proofErr w:type="spellEnd"/>
            <w:r>
              <w:t xml:space="preserve"> (MSB)</w:t>
            </w:r>
          </w:p>
        </w:tc>
        <w:tc>
          <w:tcPr>
            <w:tcW w:w="4622" w:type="dxa"/>
            <w:vMerge/>
          </w:tcPr>
          <w:p w14:paraId="2E9DFB52" w14:textId="77777777" w:rsidR="00ED3B78" w:rsidRPr="00D078FC" w:rsidRDefault="00ED3B78">
            <w:pPr>
              <w:autoSpaceDE w:val="0"/>
              <w:autoSpaceDN w:val="0"/>
              <w:adjustRightInd w:val="0"/>
              <w:jc w:val="center"/>
              <w:rPr>
                <w:rFonts w:cstheme="minorHAnsi"/>
                <w:bCs/>
              </w:rPr>
            </w:pPr>
          </w:p>
        </w:tc>
      </w:tr>
      <w:tr w:rsidR="00ED3B78" w:rsidRPr="00A44545" w14:paraId="1E949348" w14:textId="77777777" w:rsidTr="00ED3B78">
        <w:trPr>
          <w:trHeight w:val="257"/>
        </w:trPr>
        <w:tc>
          <w:tcPr>
            <w:tcW w:w="1244" w:type="dxa"/>
            <w:vAlign w:val="center"/>
          </w:tcPr>
          <w:p w14:paraId="54B3FD69" w14:textId="2F8012F9" w:rsidR="00ED3B78" w:rsidRPr="00D078FC" w:rsidRDefault="00ED3B78">
            <w:pPr>
              <w:autoSpaceDE w:val="0"/>
              <w:autoSpaceDN w:val="0"/>
              <w:adjustRightInd w:val="0"/>
              <w:jc w:val="center"/>
              <w:rPr>
                <w:rFonts w:cstheme="minorHAnsi"/>
                <w:bCs/>
              </w:rPr>
            </w:pPr>
            <w:r>
              <w:t>DATA[0]</w:t>
            </w:r>
          </w:p>
        </w:tc>
        <w:tc>
          <w:tcPr>
            <w:tcW w:w="722" w:type="dxa"/>
          </w:tcPr>
          <w:p w14:paraId="180D7DCA" w14:textId="17163859" w:rsidR="00ED3B78" w:rsidRPr="00D078FC" w:rsidRDefault="00ED3B78">
            <w:pPr>
              <w:autoSpaceDE w:val="0"/>
              <w:autoSpaceDN w:val="0"/>
              <w:adjustRightInd w:val="0"/>
              <w:rPr>
                <w:rFonts w:cstheme="minorHAnsi"/>
                <w:bCs/>
              </w:rPr>
            </w:pPr>
            <w:r>
              <w:t>0x00-0xFF</w:t>
            </w:r>
          </w:p>
        </w:tc>
        <w:tc>
          <w:tcPr>
            <w:tcW w:w="3679" w:type="dxa"/>
            <w:vAlign w:val="center"/>
          </w:tcPr>
          <w:p w14:paraId="589F5D49" w14:textId="1DE64B9F" w:rsidR="00ED3B78" w:rsidRPr="00D078FC" w:rsidRDefault="00ED3B78">
            <w:pPr>
              <w:autoSpaceDE w:val="0"/>
              <w:autoSpaceDN w:val="0"/>
              <w:adjustRightInd w:val="0"/>
              <w:jc w:val="center"/>
              <w:rPr>
                <w:rFonts w:cstheme="minorHAnsi"/>
                <w:bCs/>
              </w:rPr>
            </w:pPr>
            <w:proofErr w:type="spellStart"/>
            <w:r>
              <w:t>MpFragmentSize</w:t>
            </w:r>
            <w:proofErr w:type="spellEnd"/>
            <w:r>
              <w:t xml:space="preserve"> (LSB)</w:t>
            </w:r>
          </w:p>
        </w:tc>
        <w:tc>
          <w:tcPr>
            <w:tcW w:w="4622" w:type="dxa"/>
            <w:vMerge w:val="restart"/>
          </w:tcPr>
          <w:p w14:paraId="74CAAE7B" w14:textId="3068954F" w:rsidR="00ED3B78" w:rsidRPr="00D078FC" w:rsidRDefault="00ED3B78">
            <w:pPr>
              <w:autoSpaceDE w:val="0"/>
              <w:autoSpaceDN w:val="0"/>
              <w:adjustRightInd w:val="0"/>
              <w:jc w:val="center"/>
              <w:rPr>
                <w:rFonts w:cstheme="minorHAnsi"/>
                <w:bCs/>
              </w:rPr>
            </w:pPr>
            <w:r>
              <w:t>Size of data in this fragment</w:t>
            </w:r>
          </w:p>
        </w:tc>
      </w:tr>
      <w:tr w:rsidR="00ED3B78" w:rsidRPr="00A44545" w14:paraId="3ED5FA2E" w14:textId="77777777" w:rsidTr="00ED3B78">
        <w:trPr>
          <w:trHeight w:val="257"/>
        </w:trPr>
        <w:tc>
          <w:tcPr>
            <w:tcW w:w="1244" w:type="dxa"/>
            <w:vAlign w:val="center"/>
          </w:tcPr>
          <w:p w14:paraId="1579E425" w14:textId="5083A927" w:rsidR="00ED3B78" w:rsidRPr="00D078FC" w:rsidRDefault="00ED3B78">
            <w:pPr>
              <w:autoSpaceDE w:val="0"/>
              <w:autoSpaceDN w:val="0"/>
              <w:adjustRightInd w:val="0"/>
              <w:jc w:val="center"/>
              <w:rPr>
                <w:rFonts w:cstheme="minorHAnsi"/>
                <w:bCs/>
              </w:rPr>
            </w:pPr>
            <w:r>
              <w:t>DATA[0]</w:t>
            </w:r>
          </w:p>
        </w:tc>
        <w:tc>
          <w:tcPr>
            <w:tcW w:w="722" w:type="dxa"/>
          </w:tcPr>
          <w:p w14:paraId="00322E1F" w14:textId="309E7741" w:rsidR="00ED3B78" w:rsidRPr="00D078FC" w:rsidRDefault="00ED3B78">
            <w:pPr>
              <w:autoSpaceDE w:val="0"/>
              <w:autoSpaceDN w:val="0"/>
              <w:adjustRightInd w:val="0"/>
              <w:rPr>
                <w:rFonts w:cstheme="minorHAnsi"/>
                <w:bCs/>
              </w:rPr>
            </w:pPr>
            <w:r>
              <w:t>0x00-0xFF</w:t>
            </w:r>
          </w:p>
        </w:tc>
        <w:tc>
          <w:tcPr>
            <w:tcW w:w="3679" w:type="dxa"/>
            <w:vAlign w:val="center"/>
          </w:tcPr>
          <w:p w14:paraId="2020041A" w14:textId="4E239DEC" w:rsidR="00ED3B78" w:rsidRPr="00D078FC" w:rsidRDefault="00ED3B78">
            <w:pPr>
              <w:autoSpaceDE w:val="0"/>
              <w:autoSpaceDN w:val="0"/>
              <w:adjustRightInd w:val="0"/>
              <w:jc w:val="center"/>
              <w:rPr>
                <w:rFonts w:cstheme="minorHAnsi"/>
                <w:bCs/>
              </w:rPr>
            </w:pPr>
            <w:proofErr w:type="spellStart"/>
            <w:r>
              <w:t>MpFragmentSize</w:t>
            </w:r>
            <w:proofErr w:type="spellEnd"/>
            <w:r>
              <w:t xml:space="preserve"> (MSB)</w:t>
            </w:r>
          </w:p>
        </w:tc>
        <w:tc>
          <w:tcPr>
            <w:tcW w:w="4622" w:type="dxa"/>
            <w:vMerge/>
          </w:tcPr>
          <w:p w14:paraId="074A0CB4" w14:textId="77777777" w:rsidR="00ED3B78" w:rsidRPr="00D078FC" w:rsidRDefault="00ED3B78">
            <w:pPr>
              <w:autoSpaceDE w:val="0"/>
              <w:autoSpaceDN w:val="0"/>
              <w:adjustRightInd w:val="0"/>
              <w:jc w:val="center"/>
              <w:rPr>
                <w:rFonts w:cstheme="minorHAnsi"/>
                <w:bCs/>
              </w:rPr>
            </w:pPr>
          </w:p>
        </w:tc>
      </w:tr>
      <w:tr w:rsidR="00ED3B78" w:rsidRPr="00A44545" w14:paraId="7A49A322" w14:textId="77777777" w:rsidTr="00ED3B78">
        <w:trPr>
          <w:trHeight w:val="257"/>
        </w:trPr>
        <w:tc>
          <w:tcPr>
            <w:tcW w:w="1244" w:type="dxa"/>
            <w:vAlign w:val="center"/>
          </w:tcPr>
          <w:p w14:paraId="2E9DF8F1" w14:textId="2ADDA1EE" w:rsidR="00ED3B78" w:rsidRPr="00D078FC" w:rsidRDefault="00ED3B78">
            <w:pPr>
              <w:autoSpaceDE w:val="0"/>
              <w:autoSpaceDN w:val="0"/>
              <w:adjustRightInd w:val="0"/>
              <w:jc w:val="center"/>
              <w:rPr>
                <w:rFonts w:cstheme="minorHAnsi"/>
                <w:bCs/>
              </w:rPr>
            </w:pPr>
            <w:r>
              <w:t>DATA[</w:t>
            </w:r>
            <w:proofErr w:type="gramStart"/>
            <w:r>
              <w:t>9..</w:t>
            </w:r>
            <w:proofErr w:type="gramEnd"/>
            <w:r>
              <w:t>]</w:t>
            </w:r>
          </w:p>
        </w:tc>
        <w:tc>
          <w:tcPr>
            <w:tcW w:w="722" w:type="dxa"/>
          </w:tcPr>
          <w:p w14:paraId="7D640785" w14:textId="7B92F8FE" w:rsidR="00ED3B78" w:rsidRPr="00D078FC" w:rsidRDefault="00ED3B78">
            <w:pPr>
              <w:autoSpaceDE w:val="0"/>
              <w:autoSpaceDN w:val="0"/>
              <w:adjustRightInd w:val="0"/>
              <w:rPr>
                <w:rFonts w:cstheme="minorHAnsi"/>
                <w:bCs/>
              </w:rPr>
            </w:pPr>
            <w:r>
              <w:t>0x00-0xFF</w:t>
            </w:r>
          </w:p>
        </w:tc>
        <w:tc>
          <w:tcPr>
            <w:tcW w:w="3679" w:type="dxa"/>
            <w:vAlign w:val="center"/>
          </w:tcPr>
          <w:p w14:paraId="01816E95" w14:textId="5AF166E0" w:rsidR="00ED3B78" w:rsidRPr="00D078FC" w:rsidRDefault="00ED3B78">
            <w:pPr>
              <w:autoSpaceDE w:val="0"/>
              <w:autoSpaceDN w:val="0"/>
              <w:adjustRightInd w:val="0"/>
              <w:jc w:val="center"/>
              <w:rPr>
                <w:rFonts w:cstheme="minorHAnsi"/>
                <w:bCs/>
              </w:rPr>
            </w:pPr>
            <w:r>
              <w:t>Data</w:t>
            </w:r>
          </w:p>
        </w:tc>
        <w:tc>
          <w:tcPr>
            <w:tcW w:w="4622" w:type="dxa"/>
          </w:tcPr>
          <w:p w14:paraId="5D7C07F1" w14:textId="683EC515" w:rsidR="00ED3B78" w:rsidRPr="00D078FC" w:rsidRDefault="00ED3B78">
            <w:pPr>
              <w:autoSpaceDE w:val="0"/>
              <w:autoSpaceDN w:val="0"/>
              <w:adjustRightInd w:val="0"/>
              <w:jc w:val="center"/>
              <w:rPr>
                <w:rFonts w:cstheme="minorHAnsi"/>
                <w:bCs/>
              </w:rPr>
            </w:pPr>
            <w:r>
              <w:t>Data to write</w:t>
            </w:r>
          </w:p>
        </w:tc>
      </w:tr>
    </w:tbl>
    <w:p w14:paraId="043FCD05" w14:textId="77777777" w:rsidR="00E55713" w:rsidRDefault="00E55713" w:rsidP="004A3C68">
      <w:pPr>
        <w:rPr>
          <w:rFonts w:cstheme="minorHAnsi"/>
        </w:rPr>
      </w:pPr>
    </w:p>
    <w:p w14:paraId="0F939ACB" w14:textId="2CA60516" w:rsidR="0096363D" w:rsidRDefault="0096363D" w:rsidP="0096363D">
      <w:pPr>
        <w:rPr>
          <w:rFonts w:cstheme="minorHAnsi"/>
          <w:b/>
          <w:bCs/>
        </w:rPr>
      </w:pPr>
      <w:proofErr w:type="spellStart"/>
      <w:r>
        <w:rPr>
          <w:rFonts w:cstheme="minorHAnsi"/>
          <w:b/>
          <w:bCs/>
        </w:rPr>
        <w:t>osdp_PIVPUTDATAR</w:t>
      </w:r>
      <w:proofErr w:type="spellEnd"/>
    </w:p>
    <w:p w14:paraId="2A363543" w14:textId="0B749854" w:rsidR="0096363D" w:rsidRDefault="0096363D" w:rsidP="0096363D">
      <w:pPr>
        <w:rPr>
          <w:rFonts w:cstheme="minorHAnsi"/>
        </w:rPr>
      </w:pPr>
      <w:r>
        <w:rPr>
          <w:rFonts w:cstheme="minorHAnsi"/>
        </w:rPr>
        <w:t xml:space="preserve">Poll reply after performing </w:t>
      </w:r>
      <w:proofErr w:type="spellStart"/>
      <w:r>
        <w:rPr>
          <w:rFonts w:cstheme="minorHAnsi"/>
        </w:rPr>
        <w:t>osdp_PIVPUTDATA</w:t>
      </w:r>
      <w:proofErr w:type="spellEnd"/>
      <w:r>
        <w:rPr>
          <w:rFonts w:cstheme="minorHAnsi"/>
        </w:rPr>
        <w:t>:</w:t>
      </w:r>
    </w:p>
    <w:tbl>
      <w:tblPr>
        <w:tblStyle w:val="TableGrid"/>
        <w:tblW w:w="10286" w:type="dxa"/>
        <w:tblLook w:val="04A0" w:firstRow="1" w:lastRow="0" w:firstColumn="1" w:lastColumn="0" w:noHBand="0" w:noVBand="1"/>
      </w:tblPr>
      <w:tblGrid>
        <w:gridCol w:w="1705"/>
        <w:gridCol w:w="1440"/>
        <w:gridCol w:w="2340"/>
        <w:gridCol w:w="4801"/>
      </w:tblGrid>
      <w:tr w:rsidR="0096363D" w:rsidRPr="00A44545" w14:paraId="0D8B25F4" w14:textId="77777777">
        <w:trPr>
          <w:trHeight w:val="559"/>
        </w:trPr>
        <w:tc>
          <w:tcPr>
            <w:tcW w:w="1705" w:type="dxa"/>
          </w:tcPr>
          <w:p w14:paraId="32FF8FF2" w14:textId="77777777" w:rsidR="0096363D" w:rsidRPr="00D078FC" w:rsidRDefault="0096363D">
            <w:pPr>
              <w:autoSpaceDE w:val="0"/>
              <w:autoSpaceDN w:val="0"/>
              <w:adjustRightInd w:val="0"/>
              <w:rPr>
                <w:rFonts w:cstheme="minorHAnsi"/>
                <w:b/>
                <w:bCs/>
              </w:rPr>
            </w:pPr>
            <w:r w:rsidRPr="00D078FC">
              <w:rPr>
                <w:rFonts w:cstheme="minorHAnsi"/>
                <w:b/>
                <w:bCs/>
              </w:rPr>
              <w:t>Packet format field</w:t>
            </w:r>
          </w:p>
        </w:tc>
        <w:tc>
          <w:tcPr>
            <w:tcW w:w="1440" w:type="dxa"/>
            <w:vAlign w:val="center"/>
          </w:tcPr>
          <w:p w14:paraId="1142103B" w14:textId="77777777" w:rsidR="0096363D" w:rsidRPr="00D078FC" w:rsidRDefault="0096363D">
            <w:pPr>
              <w:autoSpaceDE w:val="0"/>
              <w:autoSpaceDN w:val="0"/>
              <w:adjustRightInd w:val="0"/>
              <w:jc w:val="center"/>
              <w:rPr>
                <w:rFonts w:cstheme="minorHAnsi"/>
                <w:b/>
                <w:bCs/>
              </w:rPr>
            </w:pPr>
            <w:r w:rsidRPr="00D078FC">
              <w:rPr>
                <w:rFonts w:cstheme="minorHAnsi"/>
                <w:b/>
                <w:bCs/>
              </w:rPr>
              <w:t>Code</w:t>
            </w:r>
          </w:p>
        </w:tc>
        <w:tc>
          <w:tcPr>
            <w:tcW w:w="2340" w:type="dxa"/>
            <w:vAlign w:val="center"/>
          </w:tcPr>
          <w:p w14:paraId="2E756EB1" w14:textId="77777777" w:rsidR="0096363D" w:rsidRPr="00D078FC" w:rsidRDefault="0096363D">
            <w:pPr>
              <w:autoSpaceDE w:val="0"/>
              <w:autoSpaceDN w:val="0"/>
              <w:adjustRightInd w:val="0"/>
              <w:jc w:val="center"/>
              <w:rPr>
                <w:rFonts w:cstheme="minorHAnsi"/>
                <w:b/>
                <w:bCs/>
              </w:rPr>
            </w:pPr>
            <w:r w:rsidRPr="00D078FC">
              <w:rPr>
                <w:rFonts w:cstheme="minorHAnsi"/>
                <w:b/>
                <w:bCs/>
              </w:rPr>
              <w:t>Name</w:t>
            </w:r>
          </w:p>
        </w:tc>
        <w:tc>
          <w:tcPr>
            <w:tcW w:w="4801" w:type="dxa"/>
            <w:vAlign w:val="center"/>
          </w:tcPr>
          <w:p w14:paraId="6A244C2C" w14:textId="77777777" w:rsidR="0096363D" w:rsidRPr="00D078FC" w:rsidRDefault="0096363D">
            <w:pPr>
              <w:autoSpaceDE w:val="0"/>
              <w:autoSpaceDN w:val="0"/>
              <w:adjustRightInd w:val="0"/>
              <w:jc w:val="center"/>
              <w:rPr>
                <w:rFonts w:cstheme="minorHAnsi"/>
                <w:b/>
                <w:bCs/>
              </w:rPr>
            </w:pPr>
            <w:r w:rsidRPr="00D078FC">
              <w:rPr>
                <w:rFonts w:cstheme="minorHAnsi"/>
                <w:b/>
                <w:bCs/>
              </w:rPr>
              <w:t>Meaning</w:t>
            </w:r>
          </w:p>
        </w:tc>
      </w:tr>
      <w:tr w:rsidR="0096363D" w:rsidRPr="00A44545" w14:paraId="0E48DD39" w14:textId="77777777">
        <w:trPr>
          <w:trHeight w:val="273"/>
        </w:trPr>
        <w:tc>
          <w:tcPr>
            <w:tcW w:w="1705" w:type="dxa"/>
            <w:vAlign w:val="center"/>
          </w:tcPr>
          <w:p w14:paraId="2E3BBFAF" w14:textId="77777777" w:rsidR="0096363D" w:rsidRPr="00D078FC" w:rsidRDefault="0096363D">
            <w:pPr>
              <w:autoSpaceDE w:val="0"/>
              <w:autoSpaceDN w:val="0"/>
              <w:adjustRightInd w:val="0"/>
              <w:jc w:val="center"/>
              <w:rPr>
                <w:rFonts w:cstheme="minorHAnsi"/>
                <w:bCs/>
              </w:rPr>
            </w:pPr>
            <w:r w:rsidRPr="00D078FC">
              <w:rPr>
                <w:rFonts w:cstheme="minorHAnsi"/>
                <w:bCs/>
              </w:rPr>
              <w:lastRenderedPageBreak/>
              <w:t>CMND</w:t>
            </w:r>
          </w:p>
        </w:tc>
        <w:tc>
          <w:tcPr>
            <w:tcW w:w="1440" w:type="dxa"/>
          </w:tcPr>
          <w:p w14:paraId="45355F56" w14:textId="66C16405" w:rsidR="0096363D" w:rsidRPr="00D078FC" w:rsidRDefault="0096363D">
            <w:pPr>
              <w:autoSpaceDE w:val="0"/>
              <w:autoSpaceDN w:val="0"/>
              <w:adjustRightInd w:val="0"/>
              <w:rPr>
                <w:rFonts w:cstheme="minorHAnsi"/>
                <w:bCs/>
              </w:rPr>
            </w:pPr>
            <w:r w:rsidRPr="00D078FC">
              <w:rPr>
                <w:rFonts w:cstheme="minorHAnsi"/>
                <w:bCs/>
              </w:rPr>
              <w:t>0x</w:t>
            </w:r>
            <w:r>
              <w:rPr>
                <w:rFonts w:cstheme="minorHAnsi"/>
                <w:bCs/>
              </w:rPr>
              <w:t>70</w:t>
            </w:r>
          </w:p>
        </w:tc>
        <w:tc>
          <w:tcPr>
            <w:tcW w:w="2340" w:type="dxa"/>
            <w:vAlign w:val="center"/>
          </w:tcPr>
          <w:p w14:paraId="2B973A03" w14:textId="54B95080" w:rsidR="0096363D" w:rsidRPr="00D078FC" w:rsidRDefault="0096363D">
            <w:pPr>
              <w:autoSpaceDE w:val="0"/>
              <w:autoSpaceDN w:val="0"/>
              <w:adjustRightInd w:val="0"/>
              <w:jc w:val="center"/>
              <w:rPr>
                <w:rFonts w:cstheme="minorHAnsi"/>
                <w:bCs/>
              </w:rPr>
            </w:pPr>
            <w:proofErr w:type="spellStart"/>
            <w:r w:rsidRPr="0096363D">
              <w:rPr>
                <w:rFonts w:cstheme="minorHAnsi"/>
                <w:bCs/>
              </w:rPr>
              <w:t>osdp_PIVPUTDATAR</w:t>
            </w:r>
            <w:proofErr w:type="spellEnd"/>
          </w:p>
        </w:tc>
        <w:tc>
          <w:tcPr>
            <w:tcW w:w="4801" w:type="dxa"/>
          </w:tcPr>
          <w:p w14:paraId="639961C6" w14:textId="77777777" w:rsidR="0096363D" w:rsidRPr="00D078FC" w:rsidRDefault="0096363D">
            <w:pPr>
              <w:autoSpaceDE w:val="0"/>
              <w:autoSpaceDN w:val="0"/>
              <w:adjustRightInd w:val="0"/>
              <w:jc w:val="center"/>
              <w:rPr>
                <w:rFonts w:cstheme="minorHAnsi"/>
                <w:bCs/>
              </w:rPr>
            </w:pPr>
          </w:p>
        </w:tc>
      </w:tr>
      <w:tr w:rsidR="0096363D" w:rsidRPr="00A44545" w14:paraId="6D6CB49F" w14:textId="77777777">
        <w:trPr>
          <w:trHeight w:val="851"/>
        </w:trPr>
        <w:tc>
          <w:tcPr>
            <w:tcW w:w="1705" w:type="dxa"/>
            <w:vAlign w:val="center"/>
          </w:tcPr>
          <w:p w14:paraId="1C5B8397" w14:textId="77777777" w:rsidR="0096363D" w:rsidRPr="00D078FC" w:rsidRDefault="0096363D">
            <w:pPr>
              <w:autoSpaceDE w:val="0"/>
              <w:autoSpaceDN w:val="0"/>
              <w:adjustRightInd w:val="0"/>
              <w:jc w:val="center"/>
              <w:rPr>
                <w:rFonts w:cstheme="minorHAnsi"/>
                <w:bCs/>
              </w:rPr>
            </w:pPr>
            <w:r w:rsidRPr="00D078FC">
              <w:rPr>
                <w:rFonts w:cstheme="minorHAnsi"/>
                <w:bCs/>
              </w:rPr>
              <w:t>DATA</w:t>
            </w:r>
            <w:r>
              <w:rPr>
                <w:rFonts w:cstheme="minorHAnsi"/>
                <w:bCs/>
              </w:rPr>
              <w:t>[0]</w:t>
            </w:r>
          </w:p>
        </w:tc>
        <w:tc>
          <w:tcPr>
            <w:tcW w:w="3780" w:type="dxa"/>
            <w:gridSpan w:val="2"/>
          </w:tcPr>
          <w:p w14:paraId="2E89833C" w14:textId="77777777" w:rsidR="0096363D" w:rsidRDefault="0096363D">
            <w:pPr>
              <w:autoSpaceDE w:val="0"/>
              <w:autoSpaceDN w:val="0"/>
              <w:adjustRightInd w:val="0"/>
            </w:pPr>
            <w:r>
              <w:t>0x00 – Success</w:t>
            </w:r>
          </w:p>
          <w:p w14:paraId="444CA229" w14:textId="77777777" w:rsidR="0096363D" w:rsidRDefault="0096363D">
            <w:pPr>
              <w:autoSpaceDE w:val="0"/>
              <w:autoSpaceDN w:val="0"/>
              <w:adjustRightInd w:val="0"/>
            </w:pPr>
            <w:r>
              <w:t>0x01 – Security condition not satisfied</w:t>
            </w:r>
          </w:p>
          <w:p w14:paraId="3E3EADAB" w14:textId="77777777" w:rsidR="0096363D" w:rsidRDefault="0096363D">
            <w:pPr>
              <w:autoSpaceDE w:val="0"/>
              <w:autoSpaceDN w:val="0"/>
              <w:adjustRightInd w:val="0"/>
            </w:pPr>
            <w:r>
              <w:t>0x02 – Card removed/no card present</w:t>
            </w:r>
          </w:p>
          <w:p w14:paraId="3455953B" w14:textId="7334FE80" w:rsidR="0096363D" w:rsidRDefault="0096363D">
            <w:pPr>
              <w:autoSpaceDE w:val="0"/>
              <w:autoSpaceDN w:val="0"/>
              <w:adjustRightInd w:val="0"/>
            </w:pPr>
            <w:r>
              <w:t>0x03 – Incorrect command parameter</w:t>
            </w:r>
          </w:p>
          <w:p w14:paraId="500EDE67" w14:textId="5329EB00" w:rsidR="0096363D" w:rsidRDefault="0096363D">
            <w:pPr>
              <w:autoSpaceDE w:val="0"/>
              <w:autoSpaceDN w:val="0"/>
              <w:adjustRightInd w:val="0"/>
            </w:pPr>
            <w:r>
              <w:t>0x04 – Data object not found</w:t>
            </w:r>
          </w:p>
          <w:p w14:paraId="23B4A29D" w14:textId="381B42BB" w:rsidR="003C3478" w:rsidRDefault="0096363D">
            <w:pPr>
              <w:autoSpaceDE w:val="0"/>
              <w:autoSpaceDN w:val="0"/>
              <w:adjustRightInd w:val="0"/>
              <w:rPr>
                <w:ins w:id="971" w:author="Babak Javadi" w:date="2025-10-15T00:25:00Z" w16du:dateUtc="2025-10-15T07:25:00Z"/>
              </w:rPr>
            </w:pPr>
            <w:r>
              <w:t>0x05</w:t>
            </w:r>
            <w:ins w:id="972" w:author="Babak Javadi" w:date="2025-10-15T00:25:00Z" w16du:dateUtc="2025-10-15T07:25:00Z">
              <w:r w:rsidR="003C3478">
                <w:t xml:space="preserve"> </w:t>
              </w:r>
            </w:ins>
            <w:ins w:id="973" w:author="Babak Javadi" w:date="2025-10-15T00:26:00Z" w16du:dateUtc="2025-10-15T07:26:00Z">
              <w:r w:rsidR="003C3478">
                <w:t>–</w:t>
              </w:r>
            </w:ins>
            <w:ins w:id="974" w:author="Babak Javadi" w:date="2025-10-15T00:25:00Z" w16du:dateUtc="2025-10-15T07:25:00Z">
              <w:r w:rsidR="003C3478">
                <w:t xml:space="preserve"> </w:t>
              </w:r>
            </w:ins>
            <w:ins w:id="975" w:author="Babak Javadi" w:date="2025-10-15T00:26:00Z" w16du:dateUtc="2025-10-15T07:26:00Z">
              <w:r w:rsidR="003C3478">
                <w:t>Data exceeds available size</w:t>
              </w:r>
            </w:ins>
          </w:p>
          <w:p w14:paraId="689542C3" w14:textId="1C137C32" w:rsidR="0096363D" w:rsidRDefault="003C3478">
            <w:pPr>
              <w:autoSpaceDE w:val="0"/>
              <w:autoSpaceDN w:val="0"/>
              <w:adjustRightInd w:val="0"/>
            </w:pPr>
            <w:ins w:id="976" w:author="Babak Javadi" w:date="2025-10-15T00:26:00Z" w16du:dateUtc="2025-10-15T07:26:00Z">
              <w:r>
                <w:t>0x</w:t>
              </w:r>
              <w:r w:rsidR="00C54E70">
                <w:t xml:space="preserve">06 </w:t>
              </w:r>
            </w:ins>
            <w:r w:rsidR="0096363D">
              <w:t>-</w:t>
            </w:r>
            <w:ins w:id="977" w:author="Babak Javadi" w:date="2025-10-15T00:26:00Z" w16du:dateUtc="2025-10-15T07:26:00Z">
              <w:r w:rsidR="00C54E70">
                <w:t xml:space="preserve"> </w:t>
              </w:r>
            </w:ins>
            <w:r w:rsidR="0096363D">
              <w:t>0x7F – RFU</w:t>
            </w:r>
          </w:p>
          <w:p w14:paraId="67018DDC" w14:textId="773C8A5E" w:rsidR="0096363D" w:rsidRPr="00D078FC" w:rsidRDefault="0096363D">
            <w:pPr>
              <w:autoSpaceDE w:val="0"/>
              <w:autoSpaceDN w:val="0"/>
              <w:adjustRightInd w:val="0"/>
              <w:rPr>
                <w:rFonts w:cstheme="minorHAnsi"/>
                <w:bCs/>
              </w:rPr>
            </w:pPr>
            <w:r>
              <w:t>0x80-0xFF – Private use</w:t>
            </w:r>
          </w:p>
        </w:tc>
        <w:tc>
          <w:tcPr>
            <w:tcW w:w="4801" w:type="dxa"/>
          </w:tcPr>
          <w:p w14:paraId="41AC133A" w14:textId="77777777" w:rsidR="0096363D" w:rsidRDefault="0096363D">
            <w:pPr>
              <w:autoSpaceDE w:val="0"/>
              <w:autoSpaceDN w:val="0"/>
              <w:adjustRightInd w:val="0"/>
              <w:jc w:val="center"/>
              <w:rPr>
                <w:rFonts w:cstheme="minorHAnsi"/>
                <w:bCs/>
              </w:rPr>
            </w:pPr>
          </w:p>
          <w:p w14:paraId="016A7DE7" w14:textId="6421E040" w:rsidR="0096363D" w:rsidRPr="00D078FC" w:rsidRDefault="0096363D">
            <w:pPr>
              <w:autoSpaceDE w:val="0"/>
              <w:autoSpaceDN w:val="0"/>
              <w:adjustRightInd w:val="0"/>
              <w:jc w:val="center"/>
              <w:rPr>
                <w:rFonts w:cstheme="minorHAnsi"/>
                <w:bCs/>
              </w:rPr>
            </w:pPr>
            <w:r>
              <w:rPr>
                <w:rFonts w:cstheme="minorHAnsi"/>
                <w:bCs/>
              </w:rPr>
              <w:t>Result Code</w:t>
            </w:r>
          </w:p>
        </w:tc>
      </w:tr>
    </w:tbl>
    <w:p w14:paraId="7BDDB7F3" w14:textId="77777777" w:rsidR="0096363D" w:rsidRPr="007F3A1B" w:rsidRDefault="0096363D" w:rsidP="004A3C68">
      <w:pPr>
        <w:rPr>
          <w:rFonts w:cstheme="minorHAnsi"/>
        </w:rPr>
      </w:pPr>
    </w:p>
    <w:p w14:paraId="7602BD92" w14:textId="1F889C44" w:rsidR="007F3A1B" w:rsidRDefault="007F3A1B" w:rsidP="004A3C68">
      <w:pPr>
        <w:rPr>
          <w:rFonts w:cstheme="minorHAnsi"/>
          <w:b/>
          <w:bCs/>
        </w:rPr>
      </w:pPr>
      <w:proofErr w:type="spellStart"/>
      <w:r>
        <w:rPr>
          <w:rFonts w:cstheme="minorHAnsi"/>
          <w:b/>
          <w:bCs/>
        </w:rPr>
        <w:t>osdp_PIVGETDATA</w:t>
      </w:r>
      <w:proofErr w:type="spellEnd"/>
    </w:p>
    <w:p w14:paraId="4D562DF0" w14:textId="17B20CA6" w:rsidR="00ED3B78" w:rsidRPr="00ED3B78" w:rsidRDefault="00ED3B78" w:rsidP="004A3C68">
      <w:pPr>
        <w:rPr>
          <w:rFonts w:cstheme="minorHAnsi"/>
        </w:rPr>
      </w:pPr>
      <w:r>
        <w:rPr>
          <w:rFonts w:cstheme="minorHAnsi"/>
        </w:rPr>
        <w:t>Instructs the PD to initiate an ISO7816-4/PIV “GET DATA” command to the card.</w:t>
      </w:r>
    </w:p>
    <w:tbl>
      <w:tblPr>
        <w:tblStyle w:val="TableGrid"/>
        <w:tblW w:w="10286" w:type="dxa"/>
        <w:tblLook w:val="04A0" w:firstRow="1" w:lastRow="0" w:firstColumn="1" w:lastColumn="0" w:noHBand="0" w:noVBand="1"/>
      </w:tblPr>
      <w:tblGrid>
        <w:gridCol w:w="1705"/>
        <w:gridCol w:w="1440"/>
        <w:gridCol w:w="2340"/>
        <w:gridCol w:w="4801"/>
      </w:tblGrid>
      <w:tr w:rsidR="00E55713" w:rsidRPr="00A44545" w14:paraId="394CD6B6" w14:textId="77777777">
        <w:trPr>
          <w:trHeight w:val="559"/>
        </w:trPr>
        <w:tc>
          <w:tcPr>
            <w:tcW w:w="1705" w:type="dxa"/>
          </w:tcPr>
          <w:p w14:paraId="1EB24DA3" w14:textId="77777777" w:rsidR="00E55713" w:rsidRPr="00D078FC" w:rsidRDefault="00E55713">
            <w:pPr>
              <w:autoSpaceDE w:val="0"/>
              <w:autoSpaceDN w:val="0"/>
              <w:adjustRightInd w:val="0"/>
              <w:rPr>
                <w:rFonts w:cstheme="minorHAnsi"/>
                <w:b/>
                <w:bCs/>
              </w:rPr>
            </w:pPr>
            <w:r w:rsidRPr="00D078FC">
              <w:rPr>
                <w:rFonts w:cstheme="minorHAnsi"/>
                <w:b/>
                <w:bCs/>
              </w:rPr>
              <w:t>Packet format field</w:t>
            </w:r>
          </w:p>
        </w:tc>
        <w:tc>
          <w:tcPr>
            <w:tcW w:w="1440" w:type="dxa"/>
            <w:vAlign w:val="center"/>
          </w:tcPr>
          <w:p w14:paraId="39592096" w14:textId="77777777" w:rsidR="00E55713" w:rsidRPr="00D078FC" w:rsidRDefault="00E55713">
            <w:pPr>
              <w:autoSpaceDE w:val="0"/>
              <w:autoSpaceDN w:val="0"/>
              <w:adjustRightInd w:val="0"/>
              <w:jc w:val="center"/>
              <w:rPr>
                <w:rFonts w:cstheme="minorHAnsi"/>
                <w:b/>
                <w:bCs/>
              </w:rPr>
            </w:pPr>
            <w:r w:rsidRPr="00D078FC">
              <w:rPr>
                <w:rFonts w:cstheme="minorHAnsi"/>
                <w:b/>
                <w:bCs/>
              </w:rPr>
              <w:t>Code</w:t>
            </w:r>
          </w:p>
        </w:tc>
        <w:tc>
          <w:tcPr>
            <w:tcW w:w="2340" w:type="dxa"/>
            <w:vAlign w:val="center"/>
          </w:tcPr>
          <w:p w14:paraId="2B43E114" w14:textId="77777777" w:rsidR="00E55713" w:rsidRPr="00D078FC" w:rsidRDefault="00E55713">
            <w:pPr>
              <w:autoSpaceDE w:val="0"/>
              <w:autoSpaceDN w:val="0"/>
              <w:adjustRightInd w:val="0"/>
              <w:jc w:val="center"/>
              <w:rPr>
                <w:rFonts w:cstheme="minorHAnsi"/>
                <w:b/>
                <w:bCs/>
              </w:rPr>
            </w:pPr>
            <w:r w:rsidRPr="00D078FC">
              <w:rPr>
                <w:rFonts w:cstheme="minorHAnsi"/>
                <w:b/>
                <w:bCs/>
              </w:rPr>
              <w:t>Name</w:t>
            </w:r>
          </w:p>
        </w:tc>
        <w:tc>
          <w:tcPr>
            <w:tcW w:w="4801" w:type="dxa"/>
            <w:vAlign w:val="center"/>
          </w:tcPr>
          <w:p w14:paraId="661E73C9" w14:textId="77777777" w:rsidR="00E55713" w:rsidRPr="00D078FC" w:rsidRDefault="00E55713">
            <w:pPr>
              <w:autoSpaceDE w:val="0"/>
              <w:autoSpaceDN w:val="0"/>
              <w:adjustRightInd w:val="0"/>
              <w:jc w:val="center"/>
              <w:rPr>
                <w:rFonts w:cstheme="minorHAnsi"/>
                <w:b/>
                <w:bCs/>
              </w:rPr>
            </w:pPr>
            <w:r w:rsidRPr="00D078FC">
              <w:rPr>
                <w:rFonts w:cstheme="minorHAnsi"/>
                <w:b/>
                <w:bCs/>
              </w:rPr>
              <w:t>Meaning</w:t>
            </w:r>
          </w:p>
        </w:tc>
      </w:tr>
      <w:tr w:rsidR="00E55713" w:rsidRPr="00A44545" w14:paraId="4BACDA24" w14:textId="77777777">
        <w:trPr>
          <w:trHeight w:val="273"/>
        </w:trPr>
        <w:tc>
          <w:tcPr>
            <w:tcW w:w="1705" w:type="dxa"/>
            <w:vAlign w:val="center"/>
          </w:tcPr>
          <w:p w14:paraId="53D5E526" w14:textId="77777777" w:rsidR="00E55713" w:rsidRPr="00D078FC" w:rsidRDefault="00E55713">
            <w:pPr>
              <w:autoSpaceDE w:val="0"/>
              <w:autoSpaceDN w:val="0"/>
              <w:adjustRightInd w:val="0"/>
              <w:jc w:val="center"/>
              <w:rPr>
                <w:rFonts w:cstheme="minorHAnsi"/>
                <w:bCs/>
              </w:rPr>
            </w:pPr>
            <w:r w:rsidRPr="00D078FC">
              <w:rPr>
                <w:rFonts w:cstheme="minorHAnsi"/>
                <w:bCs/>
              </w:rPr>
              <w:t>CMND</w:t>
            </w:r>
          </w:p>
        </w:tc>
        <w:tc>
          <w:tcPr>
            <w:tcW w:w="1440" w:type="dxa"/>
          </w:tcPr>
          <w:p w14:paraId="4FC4C543" w14:textId="05ABA9DE" w:rsidR="00E55713" w:rsidRPr="00D078FC" w:rsidRDefault="00E55713">
            <w:pPr>
              <w:autoSpaceDE w:val="0"/>
              <w:autoSpaceDN w:val="0"/>
              <w:adjustRightInd w:val="0"/>
              <w:rPr>
                <w:rFonts w:cstheme="minorHAnsi"/>
                <w:bCs/>
              </w:rPr>
            </w:pPr>
            <w:r w:rsidRPr="00D078FC">
              <w:rPr>
                <w:rFonts w:cstheme="minorHAnsi"/>
                <w:bCs/>
              </w:rPr>
              <w:t>0x</w:t>
            </w:r>
            <w:r>
              <w:rPr>
                <w:rFonts w:cstheme="minorHAnsi"/>
                <w:bCs/>
              </w:rPr>
              <w:t>7</w:t>
            </w:r>
            <w:r w:rsidR="0096363D">
              <w:rPr>
                <w:rFonts w:cstheme="minorHAnsi"/>
                <w:bCs/>
              </w:rPr>
              <w:t>1</w:t>
            </w:r>
          </w:p>
        </w:tc>
        <w:tc>
          <w:tcPr>
            <w:tcW w:w="2340" w:type="dxa"/>
            <w:vAlign w:val="center"/>
          </w:tcPr>
          <w:p w14:paraId="4AD068BE" w14:textId="4DA8B1A4" w:rsidR="00E55713" w:rsidRPr="00D078FC" w:rsidRDefault="00E55713">
            <w:pPr>
              <w:autoSpaceDE w:val="0"/>
              <w:autoSpaceDN w:val="0"/>
              <w:adjustRightInd w:val="0"/>
              <w:jc w:val="center"/>
              <w:rPr>
                <w:rFonts w:cstheme="minorHAnsi"/>
                <w:bCs/>
              </w:rPr>
            </w:pPr>
            <w:proofErr w:type="spellStart"/>
            <w:r w:rsidRPr="00D078FC">
              <w:rPr>
                <w:rFonts w:cstheme="minorHAnsi"/>
                <w:bCs/>
              </w:rPr>
              <w:t>osdp</w:t>
            </w:r>
            <w:proofErr w:type="spellEnd"/>
            <w:r w:rsidRPr="00D078FC">
              <w:rPr>
                <w:rFonts w:cstheme="minorHAnsi"/>
                <w:bCs/>
              </w:rPr>
              <w:t>_</w:t>
            </w:r>
            <w:r w:rsidR="0096363D">
              <w:t xml:space="preserve"> </w:t>
            </w:r>
            <w:r w:rsidR="0096363D" w:rsidRPr="0096363D">
              <w:rPr>
                <w:rFonts w:cstheme="minorHAnsi"/>
                <w:bCs/>
              </w:rPr>
              <w:t>PIVGETDATA</w:t>
            </w:r>
          </w:p>
        </w:tc>
        <w:tc>
          <w:tcPr>
            <w:tcW w:w="4801" w:type="dxa"/>
          </w:tcPr>
          <w:p w14:paraId="384F0CDA" w14:textId="77777777" w:rsidR="00E55713" w:rsidRPr="00D078FC" w:rsidRDefault="00E55713">
            <w:pPr>
              <w:autoSpaceDE w:val="0"/>
              <w:autoSpaceDN w:val="0"/>
              <w:adjustRightInd w:val="0"/>
              <w:jc w:val="center"/>
              <w:rPr>
                <w:rFonts w:cstheme="minorHAnsi"/>
                <w:bCs/>
              </w:rPr>
            </w:pPr>
          </w:p>
        </w:tc>
      </w:tr>
      <w:tr w:rsidR="00E55713" w:rsidRPr="00A44545" w14:paraId="646E4537" w14:textId="77777777">
        <w:trPr>
          <w:trHeight w:val="851"/>
        </w:trPr>
        <w:tc>
          <w:tcPr>
            <w:tcW w:w="1705" w:type="dxa"/>
            <w:vAlign w:val="center"/>
          </w:tcPr>
          <w:p w14:paraId="413973D7" w14:textId="77777777" w:rsidR="00E55713" w:rsidRPr="00D078FC" w:rsidRDefault="00E55713">
            <w:pPr>
              <w:autoSpaceDE w:val="0"/>
              <w:autoSpaceDN w:val="0"/>
              <w:adjustRightInd w:val="0"/>
              <w:jc w:val="center"/>
              <w:rPr>
                <w:rFonts w:cstheme="minorHAnsi"/>
                <w:bCs/>
              </w:rPr>
            </w:pPr>
            <w:r w:rsidRPr="00D078FC">
              <w:rPr>
                <w:rFonts w:cstheme="minorHAnsi"/>
                <w:bCs/>
              </w:rPr>
              <w:t>DATA</w:t>
            </w:r>
            <w:r>
              <w:rPr>
                <w:rFonts w:cstheme="minorHAnsi"/>
                <w:bCs/>
              </w:rPr>
              <w:t>[0]</w:t>
            </w:r>
          </w:p>
        </w:tc>
        <w:tc>
          <w:tcPr>
            <w:tcW w:w="3780" w:type="dxa"/>
            <w:gridSpan w:val="2"/>
          </w:tcPr>
          <w:p w14:paraId="5B6CB33C" w14:textId="77777777" w:rsidR="0096363D" w:rsidRDefault="0096363D">
            <w:pPr>
              <w:autoSpaceDE w:val="0"/>
              <w:autoSpaceDN w:val="0"/>
              <w:adjustRightInd w:val="0"/>
            </w:pPr>
            <w:r>
              <w:t>0x00 – Standard (CLA=0x00)</w:t>
            </w:r>
          </w:p>
          <w:p w14:paraId="5D5CD64B" w14:textId="77777777" w:rsidR="0096363D" w:rsidRDefault="0096363D">
            <w:pPr>
              <w:autoSpaceDE w:val="0"/>
              <w:autoSpaceDN w:val="0"/>
              <w:adjustRightInd w:val="0"/>
            </w:pPr>
            <w:r>
              <w:t>0x01 – VCI (CLA=0x0C)</w:t>
            </w:r>
          </w:p>
          <w:p w14:paraId="12D5401A" w14:textId="1E73D91C" w:rsidR="00E55713" w:rsidRPr="00D078FC" w:rsidRDefault="0096363D">
            <w:pPr>
              <w:autoSpaceDE w:val="0"/>
              <w:autoSpaceDN w:val="0"/>
              <w:adjustRightInd w:val="0"/>
              <w:rPr>
                <w:rFonts w:cstheme="minorHAnsi"/>
                <w:bCs/>
              </w:rPr>
            </w:pPr>
            <w:r>
              <w:t>0x02 – DESFire (CLA=0x90)</w:t>
            </w:r>
          </w:p>
        </w:tc>
        <w:tc>
          <w:tcPr>
            <w:tcW w:w="4801" w:type="dxa"/>
          </w:tcPr>
          <w:p w14:paraId="1A08DAF2" w14:textId="77777777" w:rsidR="00E55713" w:rsidRDefault="00E55713">
            <w:pPr>
              <w:autoSpaceDE w:val="0"/>
              <w:autoSpaceDN w:val="0"/>
              <w:adjustRightInd w:val="0"/>
              <w:jc w:val="center"/>
              <w:rPr>
                <w:rFonts w:cstheme="minorHAnsi"/>
                <w:bCs/>
              </w:rPr>
            </w:pPr>
          </w:p>
          <w:p w14:paraId="60C443EA" w14:textId="3D04BB91" w:rsidR="00E55713" w:rsidRPr="00D078FC" w:rsidRDefault="0096363D">
            <w:pPr>
              <w:autoSpaceDE w:val="0"/>
              <w:autoSpaceDN w:val="0"/>
              <w:adjustRightInd w:val="0"/>
              <w:jc w:val="center"/>
              <w:rPr>
                <w:rFonts w:cstheme="minorHAnsi"/>
                <w:bCs/>
              </w:rPr>
            </w:pPr>
            <w:r>
              <w:t>Command Mode</w:t>
            </w:r>
          </w:p>
        </w:tc>
      </w:tr>
      <w:tr w:rsidR="00E55713" w:rsidRPr="00A44545" w14:paraId="644209B0" w14:textId="77777777">
        <w:trPr>
          <w:trHeight w:val="580"/>
        </w:trPr>
        <w:tc>
          <w:tcPr>
            <w:tcW w:w="1705" w:type="dxa"/>
            <w:vAlign w:val="center"/>
          </w:tcPr>
          <w:p w14:paraId="75624DAE" w14:textId="77777777" w:rsidR="00E55713" w:rsidRPr="00D078FC" w:rsidRDefault="00E55713">
            <w:pPr>
              <w:autoSpaceDE w:val="0"/>
              <w:autoSpaceDN w:val="0"/>
              <w:adjustRightInd w:val="0"/>
              <w:jc w:val="center"/>
              <w:rPr>
                <w:rFonts w:cstheme="minorHAnsi"/>
                <w:bCs/>
              </w:rPr>
            </w:pPr>
            <w:r>
              <w:rPr>
                <w:rFonts w:cstheme="minorHAnsi"/>
                <w:bCs/>
              </w:rPr>
              <w:t>DATA[1]</w:t>
            </w:r>
          </w:p>
        </w:tc>
        <w:tc>
          <w:tcPr>
            <w:tcW w:w="3780" w:type="dxa"/>
            <w:gridSpan w:val="2"/>
          </w:tcPr>
          <w:p w14:paraId="760B25F6" w14:textId="310B8D8F" w:rsidR="00E55713" w:rsidRPr="00D078FC" w:rsidRDefault="0096363D">
            <w:pPr>
              <w:autoSpaceDE w:val="0"/>
              <w:autoSpaceDN w:val="0"/>
              <w:adjustRightInd w:val="0"/>
              <w:rPr>
                <w:rFonts w:cstheme="minorHAnsi"/>
                <w:bCs/>
              </w:rPr>
            </w:pPr>
            <w:r>
              <w:t>File ID P1</w:t>
            </w:r>
          </w:p>
        </w:tc>
        <w:tc>
          <w:tcPr>
            <w:tcW w:w="4801" w:type="dxa"/>
            <w:vAlign w:val="center"/>
          </w:tcPr>
          <w:p w14:paraId="24BC3B77" w14:textId="49B84587" w:rsidR="00E55713" w:rsidRPr="00D078FC" w:rsidRDefault="0096363D">
            <w:pPr>
              <w:autoSpaceDE w:val="0"/>
              <w:autoSpaceDN w:val="0"/>
              <w:adjustRightInd w:val="0"/>
              <w:jc w:val="center"/>
              <w:rPr>
                <w:rFonts w:cstheme="minorHAnsi"/>
                <w:bCs/>
              </w:rPr>
            </w:pPr>
            <w:r>
              <w:t>First byte of File ID</w:t>
            </w:r>
          </w:p>
        </w:tc>
      </w:tr>
      <w:tr w:rsidR="0096363D" w:rsidRPr="00A44545" w14:paraId="29480773" w14:textId="77777777">
        <w:trPr>
          <w:trHeight w:val="580"/>
        </w:trPr>
        <w:tc>
          <w:tcPr>
            <w:tcW w:w="1705" w:type="dxa"/>
            <w:vAlign w:val="center"/>
          </w:tcPr>
          <w:p w14:paraId="5EDB5086" w14:textId="153471A5" w:rsidR="0096363D" w:rsidRDefault="0096363D">
            <w:pPr>
              <w:autoSpaceDE w:val="0"/>
              <w:autoSpaceDN w:val="0"/>
              <w:adjustRightInd w:val="0"/>
              <w:jc w:val="center"/>
              <w:rPr>
                <w:rFonts w:cstheme="minorHAnsi"/>
                <w:bCs/>
              </w:rPr>
            </w:pPr>
            <w:commentRangeStart w:id="978"/>
            <w:commentRangeStart w:id="979"/>
            <w:r>
              <w:t>DATA[2]</w:t>
            </w:r>
          </w:p>
        </w:tc>
        <w:tc>
          <w:tcPr>
            <w:tcW w:w="3780" w:type="dxa"/>
            <w:gridSpan w:val="2"/>
          </w:tcPr>
          <w:p w14:paraId="1EAD0E2E" w14:textId="345EC19B" w:rsidR="0096363D" w:rsidRDefault="0096363D">
            <w:pPr>
              <w:autoSpaceDE w:val="0"/>
              <w:autoSpaceDN w:val="0"/>
              <w:adjustRightInd w:val="0"/>
              <w:rPr>
                <w:rFonts w:cstheme="minorHAnsi"/>
                <w:bCs/>
              </w:rPr>
            </w:pPr>
            <w:r>
              <w:t>File ID P2</w:t>
            </w:r>
          </w:p>
        </w:tc>
        <w:tc>
          <w:tcPr>
            <w:tcW w:w="4801" w:type="dxa"/>
            <w:vAlign w:val="center"/>
          </w:tcPr>
          <w:p w14:paraId="7005CAF5" w14:textId="650675C3" w:rsidR="0096363D" w:rsidRDefault="0096363D">
            <w:pPr>
              <w:autoSpaceDE w:val="0"/>
              <w:autoSpaceDN w:val="0"/>
              <w:adjustRightInd w:val="0"/>
              <w:jc w:val="center"/>
              <w:rPr>
                <w:rFonts w:cstheme="minorHAnsi"/>
                <w:bCs/>
              </w:rPr>
            </w:pPr>
            <w:r>
              <w:t>Second byte of File ID</w:t>
            </w:r>
            <w:commentRangeEnd w:id="978"/>
            <w:r w:rsidR="004D03BC">
              <w:rPr>
                <w:rStyle w:val="CommentReference"/>
                <w:rFonts w:cstheme="minorHAnsi"/>
                <w:bCs/>
                <w:sz w:val="22"/>
                <w:szCs w:val="22"/>
              </w:rPr>
              <w:commentReference w:id="978"/>
            </w:r>
            <w:commentRangeEnd w:id="979"/>
            <w:r w:rsidR="00EB00D4">
              <w:rPr>
                <w:rStyle w:val="CommentReference"/>
                <w:rFonts w:cstheme="minorHAnsi"/>
                <w:bCs/>
                <w:sz w:val="22"/>
                <w:szCs w:val="22"/>
              </w:rPr>
              <w:commentReference w:id="979"/>
            </w:r>
          </w:p>
        </w:tc>
      </w:tr>
    </w:tbl>
    <w:p w14:paraId="282C57F2" w14:textId="77777777" w:rsidR="00B6560B" w:rsidRPr="00371AF6" w:rsidRDefault="00B6560B" w:rsidP="00B6560B">
      <w:pPr>
        <w:pStyle w:val="PARAGRAPH"/>
        <w:rPr>
          <w:ins w:id="980" w:author="Babak Javadi" w:date="2025-10-15T01:38:00Z" w16du:dateUtc="2025-10-15T08:38:00Z"/>
          <w:i/>
          <w:iCs/>
          <w:lang w:val="en-US"/>
        </w:rPr>
      </w:pPr>
      <w:ins w:id="981" w:author="Babak Javadi" w:date="2025-10-15T01:38:00Z" w16du:dateUtc="2025-10-15T08:38:00Z">
        <w:r>
          <w:rPr>
            <w:rFonts w:cstheme="minorHAnsi"/>
            <w:b/>
            <w:bCs/>
          </w:rPr>
          <w:br/>
        </w:r>
        <w:r w:rsidRPr="00371AF6">
          <w:rPr>
            <w:i/>
            <w:iCs/>
            <w:lang w:val="en-US"/>
          </w:rPr>
          <w:t>Practical Guidance:</w:t>
        </w:r>
      </w:ins>
    </w:p>
    <w:p w14:paraId="48369A2F" w14:textId="77777777" w:rsidR="00B6560B" w:rsidRDefault="00B6560B" w:rsidP="00B6560B">
      <w:pPr>
        <w:pStyle w:val="PARAGRAPH"/>
        <w:numPr>
          <w:ilvl w:val="0"/>
          <w:numId w:val="14"/>
        </w:numPr>
        <w:rPr>
          <w:ins w:id="982" w:author="Babak Javadi" w:date="2025-10-15T01:38:00Z" w16du:dateUtc="2025-10-15T08:38:00Z"/>
        </w:rPr>
      </w:pPr>
      <w:commentRangeStart w:id="983"/>
      <w:ins w:id="984" w:author="Babak Javadi" w:date="2025-10-15T01:38:00Z" w16du:dateUtc="2025-10-15T08:38:00Z">
        <w:r>
          <w:rPr>
            <w:i/>
            <w:iCs/>
            <w:lang w:val="en-US"/>
          </w:rPr>
          <w:t xml:space="preserve">Per ISO 7816 </w:t>
        </w:r>
        <w:r w:rsidRPr="00371AF6">
          <w:rPr>
            <w:i/>
            <w:iCs/>
            <w:lang w:val="en-US"/>
          </w:rPr>
          <w:t>Leading zeroes (in PIV-OBJECT-ID 1</w:t>
        </w:r>
        <w:r w:rsidRPr="00371AF6">
          <w:rPr>
            <w:i/>
            <w:iCs/>
            <w:vertAlign w:val="superscript"/>
            <w:lang w:val="en-US"/>
          </w:rPr>
          <w:t>st</w:t>
        </w:r>
        <w:r w:rsidRPr="00371AF6">
          <w:rPr>
            <w:i/>
            <w:iCs/>
            <w:lang w:val="en-US"/>
          </w:rPr>
          <w:t xml:space="preserve"> and/or 2</w:t>
        </w:r>
        <w:r w:rsidRPr="00371AF6">
          <w:rPr>
            <w:i/>
            <w:iCs/>
            <w:vertAlign w:val="superscript"/>
            <w:lang w:val="en-US"/>
          </w:rPr>
          <w:t>nd</w:t>
        </w:r>
        <w:r w:rsidRPr="00371AF6">
          <w:rPr>
            <w:i/>
            <w:iCs/>
            <w:lang w:val="en-US"/>
          </w:rPr>
          <w:t xml:space="preserve"> bytes) SHALL NOT be transmitted by the reader.  For example, the Biometric Information Templates Group Template (id 0x7F61) would be specified as 0x007F61 in </w:t>
        </w:r>
        <w:proofErr w:type="spellStart"/>
        <w:r w:rsidRPr="00371AF6">
          <w:rPr>
            <w:i/>
            <w:iCs/>
            <w:lang w:val="en-US"/>
          </w:rPr>
          <w:t>osdp</w:t>
        </w:r>
        <w:proofErr w:type="spellEnd"/>
        <w:r w:rsidRPr="00371AF6">
          <w:rPr>
            <w:i/>
            <w:iCs/>
            <w:lang w:val="en-US"/>
          </w:rPr>
          <w:t>_</w:t>
        </w:r>
        <w:r w:rsidRPr="00371AF6">
          <w:rPr>
            <w:i/>
            <w:iCs/>
          </w:rPr>
          <w:t>PIVGETDATA but sent to the card as 0x7F61 in the APDU.</w:t>
        </w:r>
      </w:ins>
    </w:p>
    <w:p w14:paraId="71C5CA8C" w14:textId="77777777" w:rsidR="00B6560B" w:rsidRDefault="00B6560B" w:rsidP="00B6560B">
      <w:pPr>
        <w:pStyle w:val="PARAGRAPH"/>
        <w:numPr>
          <w:ilvl w:val="0"/>
          <w:numId w:val="14"/>
        </w:numPr>
        <w:rPr>
          <w:ins w:id="985" w:author="Babak Javadi" w:date="2025-10-15T01:38:00Z" w16du:dateUtc="2025-10-15T08:38:00Z"/>
          <w:rStyle w:val="Emphasis"/>
        </w:rPr>
      </w:pPr>
      <w:ins w:id="986" w:author="Babak Javadi" w:date="2025-10-15T01:38:00Z" w16du:dateUtc="2025-10-15T08:38:00Z">
        <w:r>
          <w:rPr>
            <w:rStyle w:val="Emphasis"/>
          </w:rPr>
          <w:t>Th</w:t>
        </w:r>
        <w:r w:rsidRPr="00A064FA">
          <w:rPr>
            <w:rStyle w:val="Emphasis"/>
          </w:rPr>
          <w:t>e PIN Usage Policy (in the discovery object), biometric fingerprint templates (in the BIT Group Template object), and Intermediate CVC (in the Secure Messaging Certificate Signer object) have elements with two byte tags.  To retrieve this information, the entire PIV Data Object must be returned.</w:t>
        </w:r>
      </w:ins>
    </w:p>
    <w:p w14:paraId="04A73BEB" w14:textId="4BF85605" w:rsidR="00E55713" w:rsidRDefault="00B6560B" w:rsidP="00B6560B">
      <w:pPr>
        <w:rPr>
          <w:rFonts w:cstheme="minorHAnsi"/>
          <w:b/>
          <w:bCs/>
        </w:rPr>
      </w:pPr>
      <w:ins w:id="987" w:author="Babak Javadi" w:date="2025-10-15T01:38:00Z" w16du:dateUtc="2025-10-15T08:38:00Z">
        <w:r>
          <w:rPr>
            <w:rStyle w:val="Emphasis"/>
          </w:rPr>
          <w:t xml:space="preserve">For missing or unpopulated data objects, PIV credentials may return a Status Word of 6982 </w:t>
        </w:r>
        <w:commentRangeEnd w:id="983"/>
        <w:r>
          <w:rPr>
            <w:rStyle w:val="CommentReference"/>
            <w:rFonts w:cstheme="minorHAnsi"/>
            <w:b/>
            <w:bCs/>
            <w:sz w:val="22"/>
            <w:szCs w:val="22"/>
          </w:rPr>
          <w:commentReference w:id="983"/>
        </w:r>
      </w:ins>
    </w:p>
    <w:p w14:paraId="61A14FD1" w14:textId="7ED39EB0" w:rsidR="0096363D" w:rsidRDefault="0096363D" w:rsidP="0096363D">
      <w:pPr>
        <w:rPr>
          <w:rFonts w:cstheme="minorHAnsi"/>
          <w:b/>
          <w:bCs/>
        </w:rPr>
      </w:pPr>
      <w:proofErr w:type="spellStart"/>
      <w:r>
        <w:rPr>
          <w:rFonts w:cstheme="minorHAnsi"/>
          <w:b/>
          <w:bCs/>
        </w:rPr>
        <w:t>osdp_PIVGETDATAR</w:t>
      </w:r>
      <w:proofErr w:type="spellEnd"/>
    </w:p>
    <w:p w14:paraId="047FF1BA" w14:textId="798860DF" w:rsidR="0096363D" w:rsidRDefault="0096363D" w:rsidP="0096363D">
      <w:pPr>
        <w:rPr>
          <w:rFonts w:cstheme="minorHAnsi"/>
        </w:rPr>
      </w:pPr>
      <w:r>
        <w:rPr>
          <w:rFonts w:cstheme="minorHAnsi"/>
        </w:rPr>
        <w:t xml:space="preserve">Poll reply after performing </w:t>
      </w:r>
      <w:proofErr w:type="spellStart"/>
      <w:r>
        <w:rPr>
          <w:rFonts w:cstheme="minorHAnsi"/>
        </w:rPr>
        <w:t>osdp_PIVGETDATA</w:t>
      </w:r>
      <w:proofErr w:type="spellEnd"/>
      <w:r>
        <w:rPr>
          <w:rFonts w:cstheme="minorHAnsi"/>
        </w:rPr>
        <w:t>:</w:t>
      </w:r>
    </w:p>
    <w:tbl>
      <w:tblPr>
        <w:tblStyle w:val="TableGrid"/>
        <w:tblW w:w="10286" w:type="dxa"/>
        <w:tblLook w:val="04A0" w:firstRow="1" w:lastRow="0" w:firstColumn="1" w:lastColumn="0" w:noHBand="0" w:noVBand="1"/>
      </w:tblPr>
      <w:tblGrid>
        <w:gridCol w:w="1705"/>
        <w:gridCol w:w="1440"/>
        <w:gridCol w:w="2340"/>
        <w:gridCol w:w="4801"/>
      </w:tblGrid>
      <w:tr w:rsidR="0096363D" w:rsidRPr="00A44545" w14:paraId="299D3FCA" w14:textId="77777777">
        <w:trPr>
          <w:trHeight w:val="559"/>
        </w:trPr>
        <w:tc>
          <w:tcPr>
            <w:tcW w:w="1705" w:type="dxa"/>
          </w:tcPr>
          <w:p w14:paraId="3B691628" w14:textId="77777777" w:rsidR="0096363D" w:rsidRPr="00D078FC" w:rsidRDefault="0096363D">
            <w:pPr>
              <w:autoSpaceDE w:val="0"/>
              <w:autoSpaceDN w:val="0"/>
              <w:adjustRightInd w:val="0"/>
              <w:rPr>
                <w:rFonts w:cstheme="minorHAnsi"/>
                <w:b/>
                <w:bCs/>
              </w:rPr>
            </w:pPr>
            <w:r w:rsidRPr="00D078FC">
              <w:rPr>
                <w:rFonts w:cstheme="minorHAnsi"/>
                <w:b/>
                <w:bCs/>
              </w:rPr>
              <w:t>Packet format field</w:t>
            </w:r>
          </w:p>
        </w:tc>
        <w:tc>
          <w:tcPr>
            <w:tcW w:w="1440" w:type="dxa"/>
            <w:vAlign w:val="center"/>
          </w:tcPr>
          <w:p w14:paraId="4983CF1A" w14:textId="77777777" w:rsidR="0096363D" w:rsidRPr="00D078FC" w:rsidRDefault="0096363D">
            <w:pPr>
              <w:autoSpaceDE w:val="0"/>
              <w:autoSpaceDN w:val="0"/>
              <w:adjustRightInd w:val="0"/>
              <w:jc w:val="center"/>
              <w:rPr>
                <w:rFonts w:cstheme="minorHAnsi"/>
                <w:b/>
                <w:bCs/>
              </w:rPr>
            </w:pPr>
            <w:r w:rsidRPr="00D078FC">
              <w:rPr>
                <w:rFonts w:cstheme="minorHAnsi"/>
                <w:b/>
                <w:bCs/>
              </w:rPr>
              <w:t>Code</w:t>
            </w:r>
          </w:p>
        </w:tc>
        <w:tc>
          <w:tcPr>
            <w:tcW w:w="2340" w:type="dxa"/>
            <w:vAlign w:val="center"/>
          </w:tcPr>
          <w:p w14:paraId="60ACF8BA" w14:textId="77777777" w:rsidR="0096363D" w:rsidRPr="00D078FC" w:rsidRDefault="0096363D">
            <w:pPr>
              <w:autoSpaceDE w:val="0"/>
              <w:autoSpaceDN w:val="0"/>
              <w:adjustRightInd w:val="0"/>
              <w:jc w:val="center"/>
              <w:rPr>
                <w:rFonts w:cstheme="minorHAnsi"/>
                <w:b/>
                <w:bCs/>
              </w:rPr>
            </w:pPr>
            <w:r w:rsidRPr="00D078FC">
              <w:rPr>
                <w:rFonts w:cstheme="minorHAnsi"/>
                <w:b/>
                <w:bCs/>
              </w:rPr>
              <w:t>Name</w:t>
            </w:r>
          </w:p>
        </w:tc>
        <w:tc>
          <w:tcPr>
            <w:tcW w:w="4801" w:type="dxa"/>
            <w:vAlign w:val="center"/>
          </w:tcPr>
          <w:p w14:paraId="66CEE111" w14:textId="77777777" w:rsidR="0096363D" w:rsidRPr="00D078FC" w:rsidRDefault="0096363D">
            <w:pPr>
              <w:autoSpaceDE w:val="0"/>
              <w:autoSpaceDN w:val="0"/>
              <w:adjustRightInd w:val="0"/>
              <w:jc w:val="center"/>
              <w:rPr>
                <w:rFonts w:cstheme="minorHAnsi"/>
                <w:b/>
                <w:bCs/>
              </w:rPr>
            </w:pPr>
            <w:r w:rsidRPr="00D078FC">
              <w:rPr>
                <w:rFonts w:cstheme="minorHAnsi"/>
                <w:b/>
                <w:bCs/>
              </w:rPr>
              <w:t>Meaning</w:t>
            </w:r>
          </w:p>
        </w:tc>
      </w:tr>
      <w:tr w:rsidR="0096363D" w:rsidRPr="00A44545" w14:paraId="33A8ABC8" w14:textId="77777777">
        <w:trPr>
          <w:trHeight w:val="273"/>
        </w:trPr>
        <w:tc>
          <w:tcPr>
            <w:tcW w:w="1705" w:type="dxa"/>
            <w:vAlign w:val="center"/>
          </w:tcPr>
          <w:p w14:paraId="10A4F078" w14:textId="77777777" w:rsidR="0096363D" w:rsidRPr="00D078FC" w:rsidRDefault="0096363D">
            <w:pPr>
              <w:autoSpaceDE w:val="0"/>
              <w:autoSpaceDN w:val="0"/>
              <w:adjustRightInd w:val="0"/>
              <w:jc w:val="center"/>
              <w:rPr>
                <w:rFonts w:cstheme="minorHAnsi"/>
                <w:bCs/>
              </w:rPr>
            </w:pPr>
            <w:r w:rsidRPr="00D078FC">
              <w:rPr>
                <w:rFonts w:cstheme="minorHAnsi"/>
                <w:bCs/>
              </w:rPr>
              <w:t>CMND</w:t>
            </w:r>
          </w:p>
        </w:tc>
        <w:tc>
          <w:tcPr>
            <w:tcW w:w="1440" w:type="dxa"/>
          </w:tcPr>
          <w:p w14:paraId="22A9D508" w14:textId="0AE6B74D" w:rsidR="0096363D" w:rsidRPr="00D078FC" w:rsidRDefault="0096363D">
            <w:pPr>
              <w:autoSpaceDE w:val="0"/>
              <w:autoSpaceDN w:val="0"/>
              <w:adjustRightInd w:val="0"/>
              <w:rPr>
                <w:rFonts w:cstheme="minorHAnsi"/>
                <w:bCs/>
              </w:rPr>
            </w:pPr>
            <w:r w:rsidRPr="00D078FC">
              <w:rPr>
                <w:rFonts w:cstheme="minorHAnsi"/>
                <w:bCs/>
              </w:rPr>
              <w:t>0x</w:t>
            </w:r>
            <w:r>
              <w:rPr>
                <w:rFonts w:cstheme="minorHAnsi"/>
                <w:bCs/>
              </w:rPr>
              <w:t>7</w:t>
            </w:r>
            <w:r w:rsidR="00380693">
              <w:rPr>
                <w:rFonts w:cstheme="minorHAnsi"/>
                <w:bCs/>
              </w:rPr>
              <w:t>2</w:t>
            </w:r>
          </w:p>
        </w:tc>
        <w:tc>
          <w:tcPr>
            <w:tcW w:w="2340" w:type="dxa"/>
            <w:vAlign w:val="center"/>
          </w:tcPr>
          <w:p w14:paraId="685E588A" w14:textId="77777777" w:rsidR="0096363D" w:rsidRPr="00D078FC" w:rsidRDefault="0096363D">
            <w:pPr>
              <w:autoSpaceDE w:val="0"/>
              <w:autoSpaceDN w:val="0"/>
              <w:adjustRightInd w:val="0"/>
              <w:jc w:val="center"/>
              <w:rPr>
                <w:rFonts w:cstheme="minorHAnsi"/>
                <w:bCs/>
              </w:rPr>
            </w:pPr>
            <w:proofErr w:type="spellStart"/>
            <w:r w:rsidRPr="0096363D">
              <w:rPr>
                <w:rFonts w:cstheme="minorHAnsi"/>
                <w:bCs/>
              </w:rPr>
              <w:t>osdp_PIVPUTDATAR</w:t>
            </w:r>
            <w:proofErr w:type="spellEnd"/>
          </w:p>
        </w:tc>
        <w:tc>
          <w:tcPr>
            <w:tcW w:w="4801" w:type="dxa"/>
          </w:tcPr>
          <w:p w14:paraId="06778EA9" w14:textId="77777777" w:rsidR="0096363D" w:rsidRPr="00D078FC" w:rsidRDefault="0096363D">
            <w:pPr>
              <w:autoSpaceDE w:val="0"/>
              <w:autoSpaceDN w:val="0"/>
              <w:adjustRightInd w:val="0"/>
              <w:jc w:val="center"/>
              <w:rPr>
                <w:rFonts w:cstheme="minorHAnsi"/>
                <w:bCs/>
              </w:rPr>
            </w:pPr>
          </w:p>
        </w:tc>
      </w:tr>
      <w:tr w:rsidR="0096363D" w:rsidRPr="00A44545" w14:paraId="5909BFA4" w14:textId="77777777">
        <w:trPr>
          <w:trHeight w:val="851"/>
        </w:trPr>
        <w:tc>
          <w:tcPr>
            <w:tcW w:w="1705" w:type="dxa"/>
            <w:vAlign w:val="center"/>
          </w:tcPr>
          <w:p w14:paraId="68D2EEF2" w14:textId="77777777" w:rsidR="0096363D" w:rsidRPr="00D078FC" w:rsidRDefault="0096363D">
            <w:pPr>
              <w:autoSpaceDE w:val="0"/>
              <w:autoSpaceDN w:val="0"/>
              <w:adjustRightInd w:val="0"/>
              <w:jc w:val="center"/>
              <w:rPr>
                <w:rFonts w:cstheme="minorHAnsi"/>
                <w:bCs/>
              </w:rPr>
            </w:pPr>
            <w:r w:rsidRPr="00D078FC">
              <w:rPr>
                <w:rFonts w:cstheme="minorHAnsi"/>
                <w:bCs/>
              </w:rPr>
              <w:lastRenderedPageBreak/>
              <w:t>DATA</w:t>
            </w:r>
            <w:r>
              <w:rPr>
                <w:rFonts w:cstheme="minorHAnsi"/>
                <w:bCs/>
              </w:rPr>
              <w:t>[0]</w:t>
            </w:r>
          </w:p>
        </w:tc>
        <w:tc>
          <w:tcPr>
            <w:tcW w:w="3780" w:type="dxa"/>
            <w:gridSpan w:val="2"/>
          </w:tcPr>
          <w:p w14:paraId="7F25AB34" w14:textId="77777777" w:rsidR="0096363D" w:rsidRDefault="0096363D">
            <w:pPr>
              <w:autoSpaceDE w:val="0"/>
              <w:autoSpaceDN w:val="0"/>
              <w:adjustRightInd w:val="0"/>
            </w:pPr>
            <w:r>
              <w:t>0x00 – Success</w:t>
            </w:r>
          </w:p>
          <w:p w14:paraId="6325DC4E" w14:textId="77777777" w:rsidR="0096363D" w:rsidRDefault="0096363D">
            <w:pPr>
              <w:autoSpaceDE w:val="0"/>
              <w:autoSpaceDN w:val="0"/>
              <w:adjustRightInd w:val="0"/>
            </w:pPr>
            <w:r>
              <w:t>0x01 – Security condition not satisfied</w:t>
            </w:r>
          </w:p>
          <w:p w14:paraId="3E818443" w14:textId="77777777" w:rsidR="0096363D" w:rsidRDefault="0096363D">
            <w:pPr>
              <w:autoSpaceDE w:val="0"/>
              <w:autoSpaceDN w:val="0"/>
              <w:adjustRightInd w:val="0"/>
            </w:pPr>
            <w:r>
              <w:t>0x02 – Card removed/no card present</w:t>
            </w:r>
          </w:p>
          <w:p w14:paraId="09BBD5B6" w14:textId="77777777" w:rsidR="0096363D" w:rsidRDefault="0096363D">
            <w:pPr>
              <w:autoSpaceDE w:val="0"/>
              <w:autoSpaceDN w:val="0"/>
              <w:adjustRightInd w:val="0"/>
            </w:pPr>
            <w:r>
              <w:t>0x03 – Incorrect command parameter</w:t>
            </w:r>
          </w:p>
          <w:p w14:paraId="060252A8" w14:textId="77777777" w:rsidR="0096363D" w:rsidRDefault="0096363D">
            <w:pPr>
              <w:autoSpaceDE w:val="0"/>
              <w:autoSpaceDN w:val="0"/>
              <w:adjustRightInd w:val="0"/>
            </w:pPr>
            <w:r>
              <w:t>0x04 – Data object not found</w:t>
            </w:r>
          </w:p>
          <w:p w14:paraId="154AD310" w14:textId="3B8CF949" w:rsidR="002E4232" w:rsidRDefault="0096363D">
            <w:pPr>
              <w:autoSpaceDE w:val="0"/>
              <w:autoSpaceDN w:val="0"/>
              <w:adjustRightInd w:val="0"/>
              <w:rPr>
                <w:ins w:id="988" w:author="Babak Javadi" w:date="2025-10-15T00:26:00Z" w16du:dateUtc="2025-10-15T07:26:00Z"/>
              </w:rPr>
            </w:pPr>
            <w:r>
              <w:t>0x05</w:t>
            </w:r>
            <w:ins w:id="989" w:author="Babak Javadi" w:date="2025-10-15T00:27:00Z" w16du:dateUtc="2025-10-15T07:27:00Z">
              <w:r w:rsidR="001909E5">
                <w:t xml:space="preserve"> </w:t>
              </w:r>
              <w:r w:rsidR="002E4232">
                <w:t>- Other Error</w:t>
              </w:r>
            </w:ins>
          </w:p>
          <w:p w14:paraId="2229989A" w14:textId="61E89FA3" w:rsidR="0096363D" w:rsidRDefault="002E4232">
            <w:pPr>
              <w:autoSpaceDE w:val="0"/>
              <w:autoSpaceDN w:val="0"/>
              <w:adjustRightInd w:val="0"/>
            </w:pPr>
            <w:ins w:id="990" w:author="Babak Javadi" w:date="2025-10-15T00:27:00Z" w16du:dateUtc="2025-10-15T07:27:00Z">
              <w:r>
                <w:t xml:space="preserve">0x06 </w:t>
              </w:r>
            </w:ins>
            <w:r w:rsidR="0096363D">
              <w:t>-</w:t>
            </w:r>
            <w:ins w:id="991" w:author="Babak Javadi" w:date="2025-10-15T00:27:00Z" w16du:dateUtc="2025-10-15T07:27:00Z">
              <w:r>
                <w:t xml:space="preserve"> </w:t>
              </w:r>
            </w:ins>
            <w:r w:rsidR="0096363D">
              <w:t>0x7F – RFU</w:t>
            </w:r>
          </w:p>
          <w:p w14:paraId="30D00DCF" w14:textId="77777777" w:rsidR="0096363D" w:rsidRPr="00D078FC" w:rsidRDefault="0096363D">
            <w:pPr>
              <w:autoSpaceDE w:val="0"/>
              <w:autoSpaceDN w:val="0"/>
              <w:adjustRightInd w:val="0"/>
              <w:rPr>
                <w:rFonts w:cstheme="minorHAnsi"/>
                <w:bCs/>
              </w:rPr>
            </w:pPr>
            <w:r>
              <w:t>0x80-0xFF – Private use</w:t>
            </w:r>
          </w:p>
        </w:tc>
        <w:tc>
          <w:tcPr>
            <w:tcW w:w="4801" w:type="dxa"/>
          </w:tcPr>
          <w:p w14:paraId="38AE8B14" w14:textId="77777777" w:rsidR="0096363D" w:rsidRDefault="0096363D">
            <w:pPr>
              <w:autoSpaceDE w:val="0"/>
              <w:autoSpaceDN w:val="0"/>
              <w:adjustRightInd w:val="0"/>
              <w:jc w:val="center"/>
              <w:rPr>
                <w:rFonts w:cstheme="minorHAnsi"/>
                <w:bCs/>
              </w:rPr>
            </w:pPr>
          </w:p>
          <w:p w14:paraId="1B1A3FAE" w14:textId="77777777" w:rsidR="0096363D" w:rsidRPr="00D078FC" w:rsidRDefault="0096363D">
            <w:pPr>
              <w:autoSpaceDE w:val="0"/>
              <w:autoSpaceDN w:val="0"/>
              <w:adjustRightInd w:val="0"/>
              <w:jc w:val="center"/>
              <w:rPr>
                <w:rFonts w:cstheme="minorHAnsi"/>
                <w:bCs/>
              </w:rPr>
            </w:pPr>
            <w:r>
              <w:rPr>
                <w:rFonts w:cstheme="minorHAnsi"/>
                <w:bCs/>
              </w:rPr>
              <w:t>Result Code</w:t>
            </w:r>
          </w:p>
        </w:tc>
      </w:tr>
      <w:tr w:rsidR="0096363D" w:rsidRPr="00A44545" w14:paraId="632FBF91" w14:textId="77777777" w:rsidTr="0096363D">
        <w:trPr>
          <w:trHeight w:val="404"/>
        </w:trPr>
        <w:tc>
          <w:tcPr>
            <w:tcW w:w="1705" w:type="dxa"/>
            <w:vAlign w:val="center"/>
          </w:tcPr>
          <w:p w14:paraId="257CDB06" w14:textId="5CB1A1C8" w:rsidR="0096363D" w:rsidRPr="00D078FC" w:rsidRDefault="0096363D">
            <w:pPr>
              <w:autoSpaceDE w:val="0"/>
              <w:autoSpaceDN w:val="0"/>
              <w:adjustRightInd w:val="0"/>
              <w:jc w:val="center"/>
              <w:rPr>
                <w:rFonts w:cstheme="minorHAnsi"/>
                <w:bCs/>
              </w:rPr>
            </w:pPr>
            <w:r>
              <w:t>DATA[1]</w:t>
            </w:r>
          </w:p>
        </w:tc>
        <w:tc>
          <w:tcPr>
            <w:tcW w:w="3780" w:type="dxa"/>
            <w:gridSpan w:val="2"/>
          </w:tcPr>
          <w:p w14:paraId="41EB3731" w14:textId="56DA7058" w:rsidR="0096363D" w:rsidRDefault="0096363D">
            <w:pPr>
              <w:autoSpaceDE w:val="0"/>
              <w:autoSpaceDN w:val="0"/>
              <w:adjustRightInd w:val="0"/>
            </w:pPr>
            <w:proofErr w:type="spellStart"/>
            <w:r>
              <w:t>MpSizeTotal</w:t>
            </w:r>
            <w:proofErr w:type="spellEnd"/>
            <w:r>
              <w:t xml:space="preserve"> (LSB)</w:t>
            </w:r>
          </w:p>
        </w:tc>
        <w:tc>
          <w:tcPr>
            <w:tcW w:w="4801" w:type="dxa"/>
            <w:vMerge w:val="restart"/>
          </w:tcPr>
          <w:p w14:paraId="77B12D9C" w14:textId="199694C0" w:rsidR="0096363D" w:rsidRDefault="0096363D">
            <w:pPr>
              <w:autoSpaceDE w:val="0"/>
              <w:autoSpaceDN w:val="0"/>
              <w:adjustRightInd w:val="0"/>
              <w:jc w:val="center"/>
              <w:rPr>
                <w:rFonts w:cstheme="minorHAnsi"/>
                <w:bCs/>
              </w:rPr>
            </w:pPr>
            <w:r>
              <w:t>Total size of data read</w:t>
            </w:r>
          </w:p>
        </w:tc>
      </w:tr>
      <w:tr w:rsidR="0096363D" w:rsidRPr="00A44545" w14:paraId="4AF58309" w14:textId="77777777" w:rsidTr="0096363D">
        <w:trPr>
          <w:trHeight w:val="503"/>
        </w:trPr>
        <w:tc>
          <w:tcPr>
            <w:tcW w:w="1705" w:type="dxa"/>
            <w:vAlign w:val="center"/>
          </w:tcPr>
          <w:p w14:paraId="75206ED1" w14:textId="637E5B25" w:rsidR="0096363D" w:rsidRPr="00D078FC" w:rsidRDefault="0096363D">
            <w:pPr>
              <w:autoSpaceDE w:val="0"/>
              <w:autoSpaceDN w:val="0"/>
              <w:adjustRightInd w:val="0"/>
              <w:jc w:val="center"/>
              <w:rPr>
                <w:rFonts w:cstheme="minorHAnsi"/>
                <w:bCs/>
              </w:rPr>
            </w:pPr>
            <w:r>
              <w:t>DATA[2]</w:t>
            </w:r>
          </w:p>
        </w:tc>
        <w:tc>
          <w:tcPr>
            <w:tcW w:w="3780" w:type="dxa"/>
            <w:gridSpan w:val="2"/>
          </w:tcPr>
          <w:p w14:paraId="78483DA3" w14:textId="6A5B1082" w:rsidR="0096363D" w:rsidRDefault="0096363D">
            <w:pPr>
              <w:autoSpaceDE w:val="0"/>
              <w:autoSpaceDN w:val="0"/>
              <w:adjustRightInd w:val="0"/>
            </w:pPr>
            <w:proofErr w:type="spellStart"/>
            <w:r>
              <w:t>MpSizeTotal</w:t>
            </w:r>
            <w:proofErr w:type="spellEnd"/>
            <w:r>
              <w:t xml:space="preserve"> (MSB)</w:t>
            </w:r>
          </w:p>
        </w:tc>
        <w:tc>
          <w:tcPr>
            <w:tcW w:w="4801" w:type="dxa"/>
            <w:vMerge/>
          </w:tcPr>
          <w:p w14:paraId="06717DD8" w14:textId="77777777" w:rsidR="0096363D" w:rsidRDefault="0096363D">
            <w:pPr>
              <w:autoSpaceDE w:val="0"/>
              <w:autoSpaceDN w:val="0"/>
              <w:adjustRightInd w:val="0"/>
              <w:jc w:val="center"/>
              <w:rPr>
                <w:rFonts w:cstheme="minorHAnsi"/>
                <w:bCs/>
              </w:rPr>
            </w:pPr>
          </w:p>
        </w:tc>
      </w:tr>
      <w:tr w:rsidR="0096363D" w:rsidRPr="00A44545" w14:paraId="26A0E4F4" w14:textId="77777777" w:rsidTr="0096363D">
        <w:trPr>
          <w:trHeight w:val="521"/>
        </w:trPr>
        <w:tc>
          <w:tcPr>
            <w:tcW w:w="1705" w:type="dxa"/>
            <w:vAlign w:val="center"/>
          </w:tcPr>
          <w:p w14:paraId="6A4FE81E" w14:textId="7C674EF1" w:rsidR="0096363D" w:rsidRPr="00D078FC" w:rsidRDefault="0096363D">
            <w:pPr>
              <w:autoSpaceDE w:val="0"/>
              <w:autoSpaceDN w:val="0"/>
              <w:adjustRightInd w:val="0"/>
              <w:jc w:val="center"/>
              <w:rPr>
                <w:rFonts w:cstheme="minorHAnsi"/>
                <w:bCs/>
              </w:rPr>
            </w:pPr>
            <w:r>
              <w:t>DATA[3]</w:t>
            </w:r>
          </w:p>
        </w:tc>
        <w:tc>
          <w:tcPr>
            <w:tcW w:w="3780" w:type="dxa"/>
            <w:gridSpan w:val="2"/>
          </w:tcPr>
          <w:p w14:paraId="1688B8F1" w14:textId="7B44E60F" w:rsidR="0096363D" w:rsidRDefault="0096363D">
            <w:pPr>
              <w:autoSpaceDE w:val="0"/>
              <w:autoSpaceDN w:val="0"/>
              <w:adjustRightInd w:val="0"/>
            </w:pPr>
            <w:proofErr w:type="spellStart"/>
            <w:r>
              <w:t>MpOffset</w:t>
            </w:r>
            <w:proofErr w:type="spellEnd"/>
            <w:r>
              <w:t xml:space="preserve"> (LSB)</w:t>
            </w:r>
          </w:p>
        </w:tc>
        <w:tc>
          <w:tcPr>
            <w:tcW w:w="4801" w:type="dxa"/>
            <w:vMerge w:val="restart"/>
          </w:tcPr>
          <w:p w14:paraId="162BBA90" w14:textId="56893D7E" w:rsidR="0096363D" w:rsidRDefault="0096363D">
            <w:pPr>
              <w:autoSpaceDE w:val="0"/>
              <w:autoSpaceDN w:val="0"/>
              <w:adjustRightInd w:val="0"/>
              <w:jc w:val="center"/>
              <w:rPr>
                <w:rFonts w:cstheme="minorHAnsi"/>
                <w:bCs/>
              </w:rPr>
            </w:pPr>
            <w:r>
              <w:t>Byte offset of this fragment</w:t>
            </w:r>
          </w:p>
        </w:tc>
      </w:tr>
      <w:tr w:rsidR="0096363D" w:rsidRPr="00A44545" w14:paraId="17770685" w14:textId="77777777" w:rsidTr="0096363D">
        <w:trPr>
          <w:trHeight w:val="620"/>
        </w:trPr>
        <w:tc>
          <w:tcPr>
            <w:tcW w:w="1705" w:type="dxa"/>
            <w:vAlign w:val="center"/>
          </w:tcPr>
          <w:p w14:paraId="4B23BC98" w14:textId="6675391D" w:rsidR="0096363D" w:rsidRPr="00D078FC" w:rsidRDefault="0096363D">
            <w:pPr>
              <w:autoSpaceDE w:val="0"/>
              <w:autoSpaceDN w:val="0"/>
              <w:adjustRightInd w:val="0"/>
              <w:jc w:val="center"/>
              <w:rPr>
                <w:rFonts w:cstheme="minorHAnsi"/>
                <w:bCs/>
              </w:rPr>
            </w:pPr>
            <w:r>
              <w:t>DATA[4]</w:t>
            </w:r>
          </w:p>
        </w:tc>
        <w:tc>
          <w:tcPr>
            <w:tcW w:w="3780" w:type="dxa"/>
            <w:gridSpan w:val="2"/>
          </w:tcPr>
          <w:p w14:paraId="3506DE13" w14:textId="52DBC533" w:rsidR="0096363D" w:rsidRDefault="0096363D">
            <w:pPr>
              <w:autoSpaceDE w:val="0"/>
              <w:autoSpaceDN w:val="0"/>
              <w:adjustRightInd w:val="0"/>
            </w:pPr>
            <w:proofErr w:type="spellStart"/>
            <w:r>
              <w:t>MpOffset</w:t>
            </w:r>
            <w:proofErr w:type="spellEnd"/>
            <w:r>
              <w:t xml:space="preserve"> (MSB)</w:t>
            </w:r>
          </w:p>
        </w:tc>
        <w:tc>
          <w:tcPr>
            <w:tcW w:w="4801" w:type="dxa"/>
            <w:vMerge/>
          </w:tcPr>
          <w:p w14:paraId="638243FC" w14:textId="77777777" w:rsidR="0096363D" w:rsidRDefault="0096363D">
            <w:pPr>
              <w:autoSpaceDE w:val="0"/>
              <w:autoSpaceDN w:val="0"/>
              <w:adjustRightInd w:val="0"/>
              <w:jc w:val="center"/>
              <w:rPr>
                <w:rFonts w:cstheme="minorHAnsi"/>
                <w:bCs/>
              </w:rPr>
            </w:pPr>
          </w:p>
        </w:tc>
      </w:tr>
      <w:tr w:rsidR="0096363D" w:rsidRPr="00A44545" w14:paraId="7D6E3DEA" w14:textId="77777777" w:rsidTr="0096363D">
        <w:trPr>
          <w:trHeight w:val="530"/>
        </w:trPr>
        <w:tc>
          <w:tcPr>
            <w:tcW w:w="1705" w:type="dxa"/>
            <w:vAlign w:val="center"/>
          </w:tcPr>
          <w:p w14:paraId="6EB13FD1" w14:textId="060F8F92" w:rsidR="0096363D" w:rsidRPr="00D078FC" w:rsidRDefault="0096363D">
            <w:pPr>
              <w:autoSpaceDE w:val="0"/>
              <w:autoSpaceDN w:val="0"/>
              <w:adjustRightInd w:val="0"/>
              <w:jc w:val="center"/>
              <w:rPr>
                <w:rFonts w:cstheme="minorHAnsi"/>
                <w:bCs/>
              </w:rPr>
            </w:pPr>
            <w:r>
              <w:t>DATA[5]</w:t>
            </w:r>
          </w:p>
        </w:tc>
        <w:tc>
          <w:tcPr>
            <w:tcW w:w="3780" w:type="dxa"/>
            <w:gridSpan w:val="2"/>
          </w:tcPr>
          <w:p w14:paraId="20EA2805" w14:textId="7EE20DC3" w:rsidR="0096363D" w:rsidRDefault="0096363D">
            <w:pPr>
              <w:autoSpaceDE w:val="0"/>
              <w:autoSpaceDN w:val="0"/>
              <w:adjustRightInd w:val="0"/>
            </w:pPr>
            <w:proofErr w:type="spellStart"/>
            <w:r>
              <w:t>MpFragmentSize</w:t>
            </w:r>
            <w:proofErr w:type="spellEnd"/>
            <w:r>
              <w:t xml:space="preserve"> (LSB)</w:t>
            </w:r>
          </w:p>
        </w:tc>
        <w:tc>
          <w:tcPr>
            <w:tcW w:w="4801" w:type="dxa"/>
            <w:vMerge w:val="restart"/>
          </w:tcPr>
          <w:p w14:paraId="520DFB4B" w14:textId="00E4C006" w:rsidR="0096363D" w:rsidRDefault="0096363D">
            <w:pPr>
              <w:autoSpaceDE w:val="0"/>
              <w:autoSpaceDN w:val="0"/>
              <w:adjustRightInd w:val="0"/>
              <w:jc w:val="center"/>
              <w:rPr>
                <w:rFonts w:cstheme="minorHAnsi"/>
                <w:bCs/>
              </w:rPr>
            </w:pPr>
            <w:r>
              <w:t>Size of data in this fragment</w:t>
            </w:r>
          </w:p>
        </w:tc>
      </w:tr>
      <w:tr w:rsidR="0096363D" w:rsidRPr="00A44545" w14:paraId="0F565981" w14:textId="77777777" w:rsidTr="0096363D">
        <w:trPr>
          <w:trHeight w:val="431"/>
        </w:trPr>
        <w:tc>
          <w:tcPr>
            <w:tcW w:w="1705" w:type="dxa"/>
            <w:vAlign w:val="center"/>
          </w:tcPr>
          <w:p w14:paraId="5F191754" w14:textId="0938FBB5" w:rsidR="0096363D" w:rsidRPr="00D078FC" w:rsidRDefault="0096363D">
            <w:pPr>
              <w:autoSpaceDE w:val="0"/>
              <w:autoSpaceDN w:val="0"/>
              <w:adjustRightInd w:val="0"/>
              <w:jc w:val="center"/>
              <w:rPr>
                <w:rFonts w:cstheme="minorHAnsi"/>
                <w:bCs/>
              </w:rPr>
            </w:pPr>
            <w:r>
              <w:t>DATA[6]</w:t>
            </w:r>
          </w:p>
        </w:tc>
        <w:tc>
          <w:tcPr>
            <w:tcW w:w="3780" w:type="dxa"/>
            <w:gridSpan w:val="2"/>
          </w:tcPr>
          <w:p w14:paraId="60A0D2C5" w14:textId="0E0F28FA" w:rsidR="0096363D" w:rsidRDefault="0096363D">
            <w:pPr>
              <w:autoSpaceDE w:val="0"/>
              <w:autoSpaceDN w:val="0"/>
              <w:adjustRightInd w:val="0"/>
            </w:pPr>
            <w:proofErr w:type="spellStart"/>
            <w:r>
              <w:t>MpFragmentSize</w:t>
            </w:r>
            <w:proofErr w:type="spellEnd"/>
            <w:r>
              <w:t xml:space="preserve"> (MSB)</w:t>
            </w:r>
          </w:p>
        </w:tc>
        <w:tc>
          <w:tcPr>
            <w:tcW w:w="4801" w:type="dxa"/>
            <w:vMerge/>
          </w:tcPr>
          <w:p w14:paraId="14C2C6EE" w14:textId="77777777" w:rsidR="0096363D" w:rsidRDefault="0096363D">
            <w:pPr>
              <w:autoSpaceDE w:val="0"/>
              <w:autoSpaceDN w:val="0"/>
              <w:adjustRightInd w:val="0"/>
              <w:jc w:val="center"/>
              <w:rPr>
                <w:rFonts w:cstheme="minorHAnsi"/>
                <w:bCs/>
              </w:rPr>
            </w:pPr>
          </w:p>
        </w:tc>
      </w:tr>
      <w:tr w:rsidR="0096363D" w:rsidRPr="00A44545" w14:paraId="7A28F1D9" w14:textId="77777777" w:rsidTr="0096363D">
        <w:trPr>
          <w:trHeight w:val="431"/>
        </w:trPr>
        <w:tc>
          <w:tcPr>
            <w:tcW w:w="1705" w:type="dxa"/>
            <w:vAlign w:val="center"/>
          </w:tcPr>
          <w:p w14:paraId="5FAAA49D" w14:textId="616D62C0" w:rsidR="0096363D" w:rsidRDefault="0096363D">
            <w:pPr>
              <w:autoSpaceDE w:val="0"/>
              <w:autoSpaceDN w:val="0"/>
              <w:adjustRightInd w:val="0"/>
              <w:jc w:val="center"/>
            </w:pPr>
            <w:r>
              <w:t>DATA[</w:t>
            </w:r>
            <w:proofErr w:type="gramStart"/>
            <w:r>
              <w:t>7..</w:t>
            </w:r>
            <w:proofErr w:type="gramEnd"/>
            <w:r>
              <w:t>]</w:t>
            </w:r>
          </w:p>
        </w:tc>
        <w:tc>
          <w:tcPr>
            <w:tcW w:w="3780" w:type="dxa"/>
            <w:gridSpan w:val="2"/>
          </w:tcPr>
          <w:p w14:paraId="307A074F" w14:textId="25D56FB0" w:rsidR="0096363D" w:rsidRDefault="0096363D">
            <w:pPr>
              <w:autoSpaceDE w:val="0"/>
              <w:autoSpaceDN w:val="0"/>
              <w:adjustRightInd w:val="0"/>
            </w:pPr>
            <w:r>
              <w:t>Data</w:t>
            </w:r>
          </w:p>
        </w:tc>
        <w:tc>
          <w:tcPr>
            <w:tcW w:w="4801" w:type="dxa"/>
          </w:tcPr>
          <w:p w14:paraId="5477273B" w14:textId="40D0BE95" w:rsidR="0096363D" w:rsidRDefault="0096363D">
            <w:pPr>
              <w:autoSpaceDE w:val="0"/>
              <w:autoSpaceDN w:val="0"/>
              <w:adjustRightInd w:val="0"/>
              <w:jc w:val="center"/>
              <w:rPr>
                <w:rFonts w:cstheme="minorHAnsi"/>
                <w:bCs/>
              </w:rPr>
            </w:pPr>
            <w:r>
              <w:t>Retrieved data (if success)</w:t>
            </w:r>
          </w:p>
        </w:tc>
      </w:tr>
    </w:tbl>
    <w:p w14:paraId="2DF66C31" w14:textId="77777777" w:rsidR="0096363D" w:rsidRDefault="0096363D" w:rsidP="004A3C68">
      <w:pPr>
        <w:rPr>
          <w:rFonts w:cstheme="minorHAnsi"/>
          <w:b/>
          <w:bCs/>
        </w:rPr>
      </w:pPr>
    </w:p>
    <w:sectPr w:rsidR="0096363D" w:rsidSect="000D23D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6" w:author="Babak Javadi" w:date="2025-05-14T08:45:00Z" w:initials="BJ">
    <w:p w14:paraId="0312CD74" w14:textId="77777777" w:rsidR="00076C2D" w:rsidRDefault="00076C2D">
      <w:pPr>
        <w:pStyle w:val="CommentText"/>
      </w:pPr>
      <w:r>
        <w:rPr>
          <w:rStyle w:val="CommentReference"/>
        </w:rPr>
        <w:annotationRef/>
      </w:r>
      <w:r>
        <w:t>Wording needs to be improved.</w:t>
      </w:r>
    </w:p>
  </w:comment>
  <w:comment w:id="281" w:author="Babak Javadi" w:date="2025-10-02T01:15:00Z" w:initials="BJ">
    <w:p w14:paraId="579B7BB9" w14:textId="77777777" w:rsidR="00B20D49" w:rsidRDefault="00B20D49" w:rsidP="00B20D49">
      <w:pPr>
        <w:pStyle w:val="CommentText"/>
      </w:pPr>
      <w:r>
        <w:rPr>
          <w:rStyle w:val="CommentReference"/>
        </w:rPr>
        <w:annotationRef/>
      </w:r>
      <w:r>
        <w:t>Kate will be adjusting the text on this paragraph to reflect the changes to the command.</w:t>
      </w:r>
    </w:p>
  </w:comment>
  <w:comment w:id="312" w:author="Babak Javadi" w:date="2025-08-14T18:18:00Z" w:initials="BJ">
    <w:p w14:paraId="7C2EE25D" w14:textId="77777777" w:rsidR="00212D63" w:rsidRDefault="00EE2B7F" w:rsidP="00212D63">
      <w:pPr>
        <w:pStyle w:val="CommentText"/>
      </w:pPr>
      <w:r>
        <w:rPr>
          <w:rStyle w:val="CommentReference"/>
        </w:rPr>
        <w:annotationRef/>
      </w:r>
      <w:r w:rsidR="00212D63">
        <w:t>Possibly change to TLV of model/type/interface and AID, as a list of AIDs. Will need to cap. Determine max allowed in a single packet. Target 10 AID’s.</w:t>
      </w:r>
    </w:p>
  </w:comment>
  <w:comment w:id="313" w:author="Babak Javadi" w:date="2025-08-14T18:38:00Z" w:initials="BJ">
    <w:p w14:paraId="7437B148" w14:textId="77777777" w:rsidR="00EB7E63" w:rsidRDefault="00EB7E63" w:rsidP="00EB7E63">
      <w:pPr>
        <w:pStyle w:val="CommentText"/>
      </w:pPr>
      <w:r>
        <w:rPr>
          <w:rStyle w:val="CommentReference"/>
        </w:rPr>
        <w:annotationRef/>
      </w:r>
      <w:r>
        <w:t>May use a bit field to handle specifying interfaces allowed per AID.</w:t>
      </w:r>
    </w:p>
  </w:comment>
  <w:comment w:id="452" w:author="Babak Javadi" w:date="2025-10-02T01:27:00Z" w:initials="BJ">
    <w:p w14:paraId="292CD864" w14:textId="77777777" w:rsidR="00F863B1" w:rsidRDefault="00F863B1" w:rsidP="00F863B1">
      <w:pPr>
        <w:pStyle w:val="CommentText"/>
      </w:pPr>
      <w:r>
        <w:rPr>
          <w:rStyle w:val="CommentReference"/>
        </w:rPr>
        <w:annotationRef/>
      </w:r>
      <w:r>
        <w:t>Clarify in the description that PIV application decides if pairing code is required or not.</w:t>
      </w:r>
    </w:p>
  </w:comment>
  <w:comment w:id="453" w:author="Kate Gray" w:date="2025-10-28T18:49:00Z" w:initials="KG">
    <w:p w14:paraId="7CD07DDE" w14:textId="77777777" w:rsidR="00AE033F" w:rsidRDefault="00AE033F" w:rsidP="00AE033F">
      <w:r>
        <w:rPr>
          <w:rStyle w:val="CommentReference"/>
        </w:rPr>
        <w:annotationRef/>
      </w:r>
      <w:r>
        <w:rPr>
          <w:sz w:val="20"/>
          <w:szCs w:val="20"/>
        </w:rPr>
        <w:t>Yes, this means that the flow has to involve pulling down the data from the card.  Clarify what specific operations are required.</w:t>
      </w:r>
    </w:p>
  </w:comment>
  <w:comment w:id="634" w:author="Babak Javadi" w:date="2025-10-02T02:00:00Z" w:initials="BJ">
    <w:p w14:paraId="0C79ED7D" w14:textId="77777777" w:rsidR="0066259D" w:rsidRDefault="00195109" w:rsidP="0066259D">
      <w:pPr>
        <w:pStyle w:val="CommentText"/>
      </w:pPr>
      <w:r>
        <w:rPr>
          <w:rStyle w:val="CommentReference"/>
        </w:rPr>
        <w:annotationRef/>
      </w:r>
      <w:r w:rsidR="0066259D">
        <w:t>Kevin has suggested that the interface should be globally specified in the mode flag rather than be AID-specific. Investigate and adjust as appropriate.</w:t>
      </w:r>
    </w:p>
  </w:comment>
  <w:comment w:id="635" w:author="Babak Javadi" w:date="2025-10-14T23:44:00Z" w:initials="BJ">
    <w:p w14:paraId="269A4FF6" w14:textId="77777777" w:rsidR="00676875" w:rsidRDefault="00676875" w:rsidP="00676875">
      <w:pPr>
        <w:pStyle w:val="CommentText"/>
      </w:pPr>
      <w:r>
        <w:rPr>
          <w:rStyle w:val="CommentReference"/>
        </w:rPr>
        <w:annotationRef/>
      </w:r>
      <w:r>
        <w:t>Make this a global flag rather than AID-specific flag.</w:t>
      </w:r>
    </w:p>
  </w:comment>
  <w:comment w:id="636" w:author="Kate Gray" w:date="2025-10-28T18:47:00Z" w:initials="KG">
    <w:p w14:paraId="4D7FA9FE" w14:textId="77777777" w:rsidR="002A1210" w:rsidRDefault="002A1210" w:rsidP="002A1210">
      <w:r>
        <w:rPr>
          <w:rStyle w:val="CommentReference"/>
        </w:rPr>
        <w:annotationRef/>
      </w:r>
      <w:r>
        <w:rPr>
          <w:sz w:val="20"/>
          <w:szCs w:val="20"/>
        </w:rPr>
        <w:t>Interface restriction flag per-AID, on top of global to reflect contactless-only or contact-only applications.</w:t>
      </w:r>
    </w:p>
  </w:comment>
  <w:comment w:id="637" w:author="Kate Gray" w:date="2025-10-28T18:48:00Z" w:initials="KG">
    <w:p w14:paraId="0D2497BD" w14:textId="77777777" w:rsidR="00AE033F" w:rsidRDefault="00AE033F" w:rsidP="00AE033F">
      <w:r>
        <w:rPr>
          <w:rStyle w:val="CommentReference"/>
        </w:rPr>
        <w:annotationRef/>
      </w:r>
      <w:r>
        <w:rPr>
          <w:sz w:val="20"/>
          <w:szCs w:val="20"/>
        </w:rPr>
        <w:t>Chart for interface specifier.</w:t>
      </w:r>
    </w:p>
  </w:comment>
  <w:comment w:id="686" w:author="Babak Javadi" w:date="2025-08-20T09:38:00Z" w:initials="BJ">
    <w:p w14:paraId="767FE1B6" w14:textId="77777777" w:rsidR="00086176" w:rsidRDefault="00086176" w:rsidP="00086176">
      <w:pPr>
        <w:pStyle w:val="CommentText"/>
      </w:pPr>
      <w:r>
        <w:rPr>
          <w:rStyle w:val="CommentReference"/>
        </w:rPr>
        <w:annotationRef/>
      </w:r>
      <w:r>
        <w:t>BryanW:</w:t>
      </w:r>
      <w:r>
        <w:br/>
      </w:r>
      <w:r>
        <w:br/>
        <w:t>For CARDSTATUSR, it might be worth adding a PivMode byte? Maybe make it a bit mask</w:t>
      </w:r>
    </w:p>
    <w:p w14:paraId="23030412" w14:textId="77777777" w:rsidR="00086176" w:rsidRDefault="00086176" w:rsidP="00086176">
      <w:pPr>
        <w:pStyle w:val="CommentText"/>
        <w:numPr>
          <w:ilvl w:val="0"/>
          <w:numId w:val="7"/>
        </w:numPr>
      </w:pPr>
      <w:r>
        <w:t>0x00 None</w:t>
      </w:r>
    </w:p>
    <w:p w14:paraId="45BFF13E" w14:textId="77777777" w:rsidR="00086176" w:rsidRDefault="00086176" w:rsidP="00086176">
      <w:pPr>
        <w:pStyle w:val="CommentText"/>
        <w:numPr>
          <w:ilvl w:val="0"/>
          <w:numId w:val="7"/>
        </w:numPr>
      </w:pPr>
      <w:r>
        <w:t>0x01 PIV Card Present?</w:t>
      </w:r>
    </w:p>
    <w:p w14:paraId="6F96B508" w14:textId="77777777" w:rsidR="00086176" w:rsidRDefault="00086176" w:rsidP="00086176">
      <w:pPr>
        <w:pStyle w:val="CommentText"/>
        <w:numPr>
          <w:ilvl w:val="0"/>
          <w:numId w:val="7"/>
        </w:numPr>
      </w:pPr>
      <w:r>
        <w:t>0x02 PIN Caching</w:t>
      </w:r>
    </w:p>
    <w:p w14:paraId="03ABE820" w14:textId="77777777" w:rsidR="00086176" w:rsidRDefault="00086176" w:rsidP="00086176">
      <w:pPr>
        <w:pStyle w:val="CommentText"/>
        <w:numPr>
          <w:ilvl w:val="0"/>
          <w:numId w:val="7"/>
        </w:numPr>
      </w:pPr>
      <w:r>
        <w:t>0x04 VCI Mode</w:t>
      </w:r>
    </w:p>
    <w:p w14:paraId="74F4BC9C" w14:textId="77777777" w:rsidR="00086176" w:rsidRDefault="00086176" w:rsidP="00086176">
      <w:pPr>
        <w:pStyle w:val="CommentText"/>
        <w:numPr>
          <w:ilvl w:val="0"/>
          <w:numId w:val="7"/>
        </w:numPr>
      </w:pPr>
      <w:r>
        <w:t>PIV Auto?</w:t>
      </w:r>
    </w:p>
    <w:p w14:paraId="6BF49438" w14:textId="77777777" w:rsidR="00086176" w:rsidRDefault="00086176" w:rsidP="00086176">
      <w:pPr>
        <w:pStyle w:val="CommentText"/>
        <w:numPr>
          <w:ilvl w:val="0"/>
          <w:numId w:val="7"/>
        </w:numPr>
      </w:pPr>
      <w:r>
        <w:t>RFU</w:t>
      </w:r>
    </w:p>
    <w:p w14:paraId="3BF24EFA" w14:textId="77777777" w:rsidR="00086176" w:rsidRDefault="00086176" w:rsidP="00086176">
      <w:pPr>
        <w:pStyle w:val="CommentText"/>
      </w:pPr>
      <w:r>
        <w:t>Maybe insert it between the Card Capabilities and the AID stuff</w:t>
      </w:r>
    </w:p>
  </w:comment>
  <w:comment w:id="695" w:author="Babak Javadi" w:date="2025-08-14T18:23:00Z" w:initials="BJ">
    <w:p w14:paraId="3ACD717D" w14:textId="405FB8BE" w:rsidR="00C738A1" w:rsidRDefault="00C738A1" w:rsidP="00C738A1">
      <w:pPr>
        <w:pStyle w:val="CommentText"/>
      </w:pPr>
      <w:r>
        <w:rPr>
          <w:rStyle w:val="CommentReference"/>
        </w:rPr>
        <w:annotationRef/>
      </w:r>
      <w:r>
        <w:t>Should be a bit field to include OCC and VCI details such as established w/ trust anchor, vci established with pairing code.</w:t>
      </w:r>
    </w:p>
  </w:comment>
  <w:comment w:id="696" w:author="Babak Javadi" w:date="2025-10-14T23:58:00Z" w:initials="BJ">
    <w:p w14:paraId="7764040A" w14:textId="77777777" w:rsidR="006239ED" w:rsidRDefault="006239ED" w:rsidP="006239ED">
      <w:pPr>
        <w:pStyle w:val="CommentText"/>
      </w:pPr>
      <w:r>
        <w:rPr>
          <w:rStyle w:val="CommentReference"/>
        </w:rPr>
        <w:annotationRef/>
      </w:r>
      <w:r>
        <w:t>Instead return the full PIV PIN Policy bytes to the ACU. Reader must also parse the policy and act accordingly.</w:t>
      </w:r>
    </w:p>
  </w:comment>
  <w:comment w:id="693" w:author="Kate Gray" w:date="2025-10-28T19:10:00Z" w:initials="KG">
    <w:p w14:paraId="1AB5F8AD" w14:textId="77777777" w:rsidR="00140AFE" w:rsidRDefault="00140AFE" w:rsidP="00140AFE">
      <w:r>
        <w:rPr>
          <w:rStyle w:val="CommentReference"/>
        </w:rPr>
        <w:annotationRef/>
      </w:r>
      <w:r>
        <w:rPr>
          <w:sz w:val="20"/>
          <w:szCs w:val="20"/>
        </w:rPr>
        <w:t>Need to return the subject from the card VCI certificate, or other unique identifier for SM-based auth.</w:t>
      </w:r>
    </w:p>
  </w:comment>
  <w:comment w:id="697" w:author="Babak Javadi" w:date="2025-05-28T08:29:00Z" w:initials="BJ">
    <w:p w14:paraId="29C0CFBF" w14:textId="0B282F66" w:rsidR="00A63F65" w:rsidRDefault="00A63F65" w:rsidP="00AC2CEB">
      <w:pPr>
        <w:pStyle w:val="CommentText"/>
      </w:pPr>
      <w:r>
        <w:rPr>
          <w:rStyle w:val="CommentReference"/>
        </w:rPr>
        <w:annotationRef/>
      </w:r>
      <w:r>
        <w:t>Add additional bit to show card support of VCI.</w:t>
      </w:r>
    </w:p>
  </w:comment>
  <w:comment w:id="698" w:author="Babak Javadi" w:date="2025-10-14T23:59:00Z" w:initials="BJ">
    <w:p w14:paraId="1249BF1E" w14:textId="77777777" w:rsidR="00D2544B" w:rsidRDefault="00D2544B" w:rsidP="00D2544B">
      <w:pPr>
        <w:pStyle w:val="CommentText"/>
      </w:pPr>
      <w:r>
        <w:rPr>
          <w:rStyle w:val="CommentReference"/>
        </w:rPr>
        <w:annotationRef/>
      </w:r>
      <w:r>
        <w:t>Don’t need, because it is defined by PIV PIN Policy bytes.</w:t>
      </w:r>
    </w:p>
  </w:comment>
  <w:comment w:id="700" w:author="Babak Javadi" w:date="2025-10-02T01:32:00Z" w:initials="BJ">
    <w:p w14:paraId="3D9DD224" w14:textId="77777777" w:rsidR="006C653B" w:rsidRDefault="006C653B" w:rsidP="006C653B">
      <w:pPr>
        <w:pStyle w:val="CommentText"/>
      </w:pPr>
      <w:r>
        <w:rPr>
          <w:rStyle w:val="CommentReference"/>
        </w:rPr>
        <w:annotationRef/>
      </w:r>
      <w:r>
        <w:t>The “Send Pairing Code” command for VCI is missing form this document as it was dropped by accident. Kate will be adding it back.</w:t>
      </w:r>
    </w:p>
  </w:comment>
  <w:comment w:id="706" w:author="Babak Javadi" w:date="2025-08-14T18:26:00Z" w:initials="BJ">
    <w:p w14:paraId="30623993" w14:textId="77777777" w:rsidR="0011216E" w:rsidRDefault="0011216E" w:rsidP="0011216E">
      <w:pPr>
        <w:pStyle w:val="CommentText"/>
      </w:pPr>
      <w:r>
        <w:rPr>
          <w:rStyle w:val="CommentReference"/>
        </w:rPr>
        <w:annotationRef/>
      </w:r>
      <w:r>
        <w:t>Trust anchors are fixed size. PD should return how many “slots” are left.</w:t>
      </w:r>
    </w:p>
  </w:comment>
  <w:comment w:id="707" w:author="Babak Javadi" w:date="2025-08-14T18:26:00Z" w:initials="BJ">
    <w:p w14:paraId="2C009C46" w14:textId="77777777" w:rsidR="0011216E" w:rsidRDefault="0011216E" w:rsidP="0011216E">
      <w:pPr>
        <w:pStyle w:val="CommentText"/>
      </w:pPr>
      <w:r>
        <w:rPr>
          <w:rStyle w:val="CommentReference"/>
        </w:rPr>
        <w:annotationRef/>
      </w:r>
      <w:r>
        <w:t>Simplify</w:t>
      </w:r>
    </w:p>
  </w:comment>
  <w:comment w:id="708" w:author="Babak Javadi" w:date="2025-10-15T00:06:00Z" w:initials="BJ">
    <w:p w14:paraId="4FE35BD9" w14:textId="77777777" w:rsidR="004C4D77" w:rsidRDefault="004C4D77" w:rsidP="004C4D77">
      <w:pPr>
        <w:pStyle w:val="CommentText"/>
      </w:pPr>
      <w:r>
        <w:rPr>
          <w:rStyle w:val="CommentReference"/>
        </w:rPr>
        <w:annotationRef/>
      </w:r>
      <w:r>
        <w:t>Only return anchor count and available slots on first packet. Not all packets.</w:t>
      </w:r>
    </w:p>
  </w:comment>
  <w:comment w:id="709" w:author="Babak Javadi" w:date="2025-07-23T08:35:00Z" w:initials="BJ">
    <w:p w14:paraId="5AC4D39F" w14:textId="77777777" w:rsidR="006610A6" w:rsidRDefault="006610A6" w:rsidP="006610A6">
      <w:pPr>
        <w:pStyle w:val="CommentText"/>
      </w:pPr>
      <w:r>
        <w:rPr>
          <w:rStyle w:val="CommentReference"/>
        </w:rPr>
        <w:annotationRef/>
      </w:r>
      <w:r>
        <w:t>Add some fence diagrams (in this or a separate doc) to show potential OSDP commands for different PIN / VCI scenarios.</w:t>
      </w:r>
    </w:p>
  </w:comment>
  <w:comment w:id="710" w:author="Babak Javadi" w:date="2025-08-20T09:19:00Z" w:initials="BJ">
    <w:p w14:paraId="0370DD10" w14:textId="77777777" w:rsidR="006D5104" w:rsidRDefault="00065F48" w:rsidP="006D5104">
      <w:pPr>
        <w:pStyle w:val="CommentText"/>
      </w:pPr>
      <w:r>
        <w:rPr>
          <w:rStyle w:val="CommentReference"/>
        </w:rPr>
        <w:annotationRef/>
      </w:r>
      <w:r w:rsidR="006D5104">
        <w:t xml:space="preserve">Add additional byte to have PIVSPE “mode” defined. The byte could have </w:t>
      </w:r>
    </w:p>
    <w:p w14:paraId="17A3F686" w14:textId="77777777" w:rsidR="006D5104" w:rsidRDefault="006D5104" w:rsidP="006D5104">
      <w:pPr>
        <w:pStyle w:val="CommentText"/>
      </w:pPr>
      <w:r>
        <w:t>normal, pin-caching, abort. New byte for timeout period.</w:t>
      </w:r>
    </w:p>
  </w:comment>
  <w:comment w:id="711" w:author="Babak Javadi" w:date="2025-08-20T09:29:00Z" w:initials="BJ">
    <w:p w14:paraId="1866A43C" w14:textId="77777777" w:rsidR="00052229" w:rsidRDefault="00B56DB3" w:rsidP="00052229">
      <w:pPr>
        <w:pStyle w:val="CommentText"/>
      </w:pPr>
      <w:r>
        <w:rPr>
          <w:rStyle w:val="CommentReference"/>
        </w:rPr>
        <w:annotationRef/>
      </w:r>
      <w:r w:rsidR="00052229">
        <w:t>PIN must be cleared after:</w:t>
      </w:r>
      <w:r w:rsidR="00052229">
        <w:br/>
      </w:r>
      <w:r w:rsidR="00052229">
        <w:br/>
        <w:t>- The timeout occurs</w:t>
      </w:r>
    </w:p>
    <w:p w14:paraId="34B75F59" w14:textId="77777777" w:rsidR="00052229" w:rsidRDefault="00052229" w:rsidP="00052229">
      <w:pPr>
        <w:pStyle w:val="CommentText"/>
        <w:ind w:left="300"/>
      </w:pPr>
      <w:r>
        <w:t>The PD reboots (volatile memory only)</w:t>
      </w:r>
    </w:p>
    <w:p w14:paraId="79D1B318" w14:textId="77777777" w:rsidR="00052229" w:rsidRDefault="00052229" w:rsidP="00052229">
      <w:pPr>
        <w:pStyle w:val="CommentText"/>
        <w:ind w:left="300"/>
      </w:pPr>
      <w:r>
        <w:t>A card was presented then removed</w:t>
      </w:r>
    </w:p>
    <w:p w14:paraId="48A5C74D" w14:textId="77777777" w:rsidR="00052229" w:rsidRDefault="00052229" w:rsidP="00052229">
      <w:pPr>
        <w:pStyle w:val="CommentText"/>
        <w:ind w:left="300"/>
      </w:pPr>
      <w:r>
        <w:t>A card was inserted? , E.g. only allow this mode for VCI</w:t>
      </w:r>
    </w:p>
  </w:comment>
  <w:comment w:id="712" w:author="Kate Gray" w:date="2025-10-28T18:59:00Z" w:initials="KG">
    <w:p w14:paraId="7A3C78AF" w14:textId="77777777" w:rsidR="00F740B8" w:rsidRDefault="00F740B8" w:rsidP="00F740B8">
      <w:r>
        <w:rPr>
          <w:rStyle w:val="CommentReference"/>
        </w:rPr>
        <w:annotationRef/>
      </w:r>
      <w:r>
        <w:rPr>
          <w:sz w:val="20"/>
          <w:szCs w:val="20"/>
        </w:rPr>
        <w:t>We want to be able to change the PIV SPE mode while in SPE mode, and the SPE status to show in PIV status.</w:t>
      </w:r>
    </w:p>
  </w:comment>
  <w:comment w:id="752" w:author="Babak Javadi" w:date="2025-10-15T01:01:00Z" w:initials="BJ">
    <w:p w14:paraId="39539B02" w14:textId="43A8A3A7" w:rsidR="00D97165" w:rsidRDefault="00D97165" w:rsidP="00D97165">
      <w:pPr>
        <w:pStyle w:val="CommentText"/>
      </w:pPr>
      <w:r>
        <w:rPr>
          <w:rStyle w:val="CommentReference"/>
        </w:rPr>
        <w:annotationRef/>
      </w:r>
      <w:r>
        <w:t>Add bytes for “Contactless Timeout” and “Key Reference” for PIN entry type.</w:t>
      </w:r>
    </w:p>
  </w:comment>
  <w:comment w:id="825" w:author="Babak Javadi" w:date="2025-10-28T19:21:00Z" w:initials="BJ">
    <w:p w14:paraId="6D3F05E6" w14:textId="77777777" w:rsidR="00EE17E2" w:rsidRDefault="00A50FE6" w:rsidP="00EE17E2">
      <w:pPr>
        <w:pStyle w:val="CommentText"/>
      </w:pPr>
      <w:r>
        <w:rPr>
          <w:rStyle w:val="CommentReference"/>
        </w:rPr>
        <w:annotationRef/>
      </w:r>
      <w:r w:rsidR="00EE17E2">
        <w:t>Confusing. Strike unless we have a very good use case.</w:t>
      </w:r>
    </w:p>
  </w:comment>
  <w:comment w:id="826" w:author="Kate Gray" w:date="2025-10-28T19:28:00Z" w:initials="KG">
    <w:p w14:paraId="7D09F494" w14:textId="77777777" w:rsidR="009E7903" w:rsidRDefault="009E7903" w:rsidP="009E7903">
      <w:r>
        <w:rPr>
          <w:rStyle w:val="CommentReference"/>
        </w:rPr>
        <w:annotationRef/>
      </w:r>
      <w:r>
        <w:rPr>
          <w:sz w:val="20"/>
          <w:szCs w:val="20"/>
        </w:rPr>
        <w:t>Clarify (possible bitfield): contact no VCI,</w:t>
      </w:r>
    </w:p>
    <w:p w14:paraId="01F8B9D8" w14:textId="77777777" w:rsidR="009E7903" w:rsidRDefault="009E7903" w:rsidP="009E7903">
      <w:r>
        <w:rPr>
          <w:sz w:val="20"/>
          <w:szCs w:val="20"/>
        </w:rPr>
        <w:t>contact VCI,</w:t>
      </w:r>
    </w:p>
    <w:p w14:paraId="3DFE527C" w14:textId="77777777" w:rsidR="009E7903" w:rsidRDefault="009E7903" w:rsidP="009E7903">
      <w:r>
        <w:rPr>
          <w:sz w:val="20"/>
          <w:szCs w:val="20"/>
        </w:rPr>
        <w:t>contactless no VCI (forbidden for FICAM mode)</w:t>
      </w:r>
    </w:p>
    <w:p w14:paraId="24B91D6A" w14:textId="77777777" w:rsidR="009E7903" w:rsidRDefault="009E7903" w:rsidP="009E7903">
      <w:r>
        <w:rPr>
          <w:sz w:val="20"/>
          <w:szCs w:val="20"/>
        </w:rPr>
        <w:t>contactless VCI</w:t>
      </w:r>
    </w:p>
  </w:comment>
  <w:comment w:id="827" w:author="Kate Gray" w:date="2025-10-28T19:29:00Z" w:initials="KG">
    <w:p w14:paraId="6A73FC4F" w14:textId="77777777" w:rsidR="00AD0836" w:rsidRDefault="00AD0836" w:rsidP="00AD0836">
      <w:r>
        <w:rPr>
          <w:rStyle w:val="CommentReference"/>
        </w:rPr>
        <w:annotationRef/>
      </w:r>
      <w:r>
        <w:rPr>
          <w:sz w:val="20"/>
          <w:szCs w:val="20"/>
        </w:rPr>
        <w:t>verify VCI over contact support officially</w:t>
      </w:r>
    </w:p>
  </w:comment>
  <w:comment w:id="925" w:author="Babak Javadi" w:date="2025-08-20T09:21:00Z" w:initials="BJ">
    <w:p w14:paraId="1379147A" w14:textId="4DC8C550" w:rsidR="0094122E" w:rsidRDefault="0094122E" w:rsidP="0094122E">
      <w:pPr>
        <w:pStyle w:val="CommentText"/>
      </w:pPr>
      <w:r>
        <w:rPr>
          <w:rStyle w:val="CommentReference"/>
        </w:rPr>
        <w:annotationRef/>
      </w:r>
      <w:r>
        <w:t>Add codes to handle pin caching mode responses, and abort responses.</w:t>
      </w:r>
    </w:p>
  </w:comment>
  <w:comment w:id="931" w:author="Kate Gray [2]" w:date="2025-10-15T04:31:00Z" w:initials="KG">
    <w:p w14:paraId="60BBBC90" w14:textId="16C875D6" w:rsidR="00570FAD" w:rsidRDefault="00570FAD">
      <w:pPr>
        <w:pStyle w:val="CommentText"/>
      </w:pPr>
      <w:r>
        <w:rPr>
          <w:rStyle w:val="CommentReference"/>
        </w:rPr>
        <w:annotationRef/>
      </w:r>
      <w:r w:rsidRPr="7593BCF2">
        <w:t>Add explicit callout for TWIC/PIV usage based on data model.</w:t>
      </w:r>
    </w:p>
  </w:comment>
  <w:comment w:id="932" w:author="Kate Gray" w:date="2025-10-28T19:02:00Z" w:initials="KG">
    <w:p w14:paraId="1DB217BD" w14:textId="77777777" w:rsidR="000F5406" w:rsidRDefault="000F5406" w:rsidP="000F5406">
      <w:r>
        <w:rPr>
          <w:rStyle w:val="CommentReference"/>
        </w:rPr>
        <w:annotationRef/>
      </w:r>
      <w:r>
        <w:rPr>
          <w:sz w:val="20"/>
          <w:szCs w:val="20"/>
        </w:rPr>
        <w:t>Basically, TWIC Contactless means "needs privacy code, get encrypted data object, decrypt with privacy code".</w:t>
      </w:r>
    </w:p>
    <w:p w14:paraId="5445784A" w14:textId="77777777" w:rsidR="000F5406" w:rsidRDefault="000F5406" w:rsidP="000F5406"/>
    <w:p w14:paraId="7EBB32FC" w14:textId="77777777" w:rsidR="000F5406" w:rsidRDefault="000F5406" w:rsidP="000F5406">
      <w:r>
        <w:rPr>
          <w:sz w:val="20"/>
          <w:szCs w:val="20"/>
        </w:rPr>
        <w:t>PIV means "auth with PIN, get template, verify template on PD"</w:t>
      </w:r>
    </w:p>
  </w:comment>
  <w:comment w:id="933" w:author="Kate Gray" w:date="2025-10-28T19:03:00Z" w:initials="KG">
    <w:p w14:paraId="0AD6D6D5" w14:textId="77777777" w:rsidR="0072348B" w:rsidRDefault="0072348B" w:rsidP="0072348B">
      <w:r>
        <w:rPr>
          <w:rStyle w:val="CommentReference"/>
        </w:rPr>
        <w:annotationRef/>
      </w:r>
      <w:r>
        <w:rPr>
          <w:sz w:val="20"/>
          <w:szCs w:val="20"/>
        </w:rPr>
        <w:t>PIV can't do BIO contactless without VCI.</w:t>
      </w:r>
    </w:p>
  </w:comment>
  <w:comment w:id="934" w:author="Babak Javadi" w:date="2025-05-28T08:41:00Z" w:initials="BJ">
    <w:p w14:paraId="03072350" w14:textId="7C1F7891" w:rsidR="00157EB0" w:rsidRDefault="00157EB0" w:rsidP="00157EB0">
      <w:pPr>
        <w:pStyle w:val="CommentText"/>
      </w:pPr>
      <w:r>
        <w:rPr>
          <w:rStyle w:val="CommentReference"/>
        </w:rPr>
        <w:annotationRef/>
      </w:r>
      <w:r>
        <w:t>This likely needs to be re-worded or clarified.</w:t>
      </w:r>
    </w:p>
  </w:comment>
  <w:comment w:id="935" w:author="Babak Javadi" w:date="2025-10-15T00:10:00Z" w:initials="BJ">
    <w:p w14:paraId="4118053E" w14:textId="77777777" w:rsidR="00644FB7" w:rsidRDefault="00644FB7" w:rsidP="00644FB7">
      <w:pPr>
        <w:pStyle w:val="CommentText"/>
      </w:pPr>
      <w:r>
        <w:rPr>
          <w:rStyle w:val="CommentReference"/>
        </w:rPr>
        <w:annotationRef/>
      </w:r>
      <w:r>
        <w:t>When would this code be used?</w:t>
      </w:r>
    </w:p>
  </w:comment>
  <w:comment w:id="936" w:author="Babak Javadi" w:date="2025-10-15T00:14:00Z" w:initials="BJ">
    <w:p w14:paraId="19AA9E88" w14:textId="77777777" w:rsidR="00045467" w:rsidRDefault="00045467" w:rsidP="00045467">
      <w:pPr>
        <w:pStyle w:val="CommentText"/>
      </w:pPr>
      <w:r>
        <w:rPr>
          <w:rStyle w:val="CommentReference"/>
        </w:rPr>
        <w:annotationRef/>
      </w:r>
      <w:r>
        <w:t>Is this only to be used when there is a CHUID mismatch? If so, we should just say “CHUD Mismatch”</w:t>
      </w:r>
    </w:p>
  </w:comment>
  <w:comment w:id="941" w:author="Babak Javadi" w:date="2025-05-28T09:00:00Z" w:initials="BJ">
    <w:p w14:paraId="03BD9884" w14:textId="77777777" w:rsidR="0026749D" w:rsidRDefault="0026749D" w:rsidP="0026749D">
      <w:pPr>
        <w:pStyle w:val="CommentText"/>
      </w:pPr>
      <w:r>
        <w:rPr>
          <w:rStyle w:val="CommentReference"/>
        </w:rPr>
        <w:annotationRef/>
      </w:r>
      <w:r>
        <w:t>This value is only provided on success for non-OCC auth.</w:t>
      </w:r>
    </w:p>
  </w:comment>
  <w:comment w:id="942" w:author="Babak Javadi" w:date="2025-10-15T00:17:00Z" w:initials="BJ">
    <w:p w14:paraId="30EDFE99" w14:textId="77777777" w:rsidR="00461E44" w:rsidRDefault="00461E44" w:rsidP="00461E44">
      <w:pPr>
        <w:pStyle w:val="CommentText"/>
      </w:pPr>
      <w:r>
        <w:rPr>
          <w:rStyle w:val="CommentReference"/>
        </w:rPr>
        <w:annotationRef/>
      </w:r>
      <w:r>
        <w:t>Clarify that this field is conditional.</w:t>
      </w:r>
    </w:p>
  </w:comment>
  <w:comment w:id="943" w:author="Kate Gray" w:date="2025-10-28T19:04:00Z" w:initials="KG">
    <w:p w14:paraId="062A9D4B" w14:textId="77777777" w:rsidR="00AE4411" w:rsidRDefault="00AE4411" w:rsidP="00AE4411">
      <w:r>
        <w:rPr>
          <w:rStyle w:val="CommentReference"/>
        </w:rPr>
        <w:annotationRef/>
      </w:r>
      <w:r>
        <w:rPr>
          <w:sz w:val="20"/>
          <w:szCs w:val="20"/>
        </w:rPr>
        <w:t>Need to specify the exact bytes that are hashed as well.  Think header.</w:t>
      </w:r>
    </w:p>
  </w:comment>
  <w:comment w:id="969" w:author="Babak Javadi" w:date="2025-10-15T00:23:00Z" w:initials="BJ">
    <w:p w14:paraId="09EE2407" w14:textId="25860722" w:rsidR="009C1F16" w:rsidRDefault="009C1F16" w:rsidP="009C1F16">
      <w:pPr>
        <w:pStyle w:val="CommentText"/>
      </w:pPr>
      <w:r>
        <w:rPr>
          <w:rStyle w:val="CommentReference"/>
        </w:rPr>
        <w:annotationRef/>
      </w:r>
      <w:r>
        <w:t>Merge this into CARDSTATUSR as a bit field.</w:t>
      </w:r>
    </w:p>
  </w:comment>
  <w:comment w:id="945" w:author="Babak Javadi" w:date="2025-08-14T18:32:00Z" w:initials="BJ">
    <w:p w14:paraId="49556F4D" w14:textId="77777777" w:rsidR="009C6FF1" w:rsidRDefault="009C6FF1" w:rsidP="009C6FF1">
      <w:pPr>
        <w:pStyle w:val="CommentText"/>
      </w:pPr>
      <w:r>
        <w:rPr>
          <w:rStyle w:val="CommentReference"/>
        </w:rPr>
        <w:annotationRef/>
      </w:r>
      <w:r>
        <w:t>Merge some functionality into PIVMODE and adjust these commands to be for pairing code only.</w:t>
      </w:r>
    </w:p>
  </w:comment>
  <w:comment w:id="970" w:author="Babak Javadi" w:date="2025-10-15T00:29:00Z" w:initials="BJ">
    <w:p w14:paraId="62054D4C" w14:textId="77777777" w:rsidR="004D03BC" w:rsidRDefault="004D03BC" w:rsidP="004D03BC">
      <w:pPr>
        <w:pStyle w:val="CommentText"/>
      </w:pPr>
      <w:r>
        <w:rPr>
          <w:rStyle w:val="CommentReference"/>
        </w:rPr>
        <w:annotationRef/>
      </w:r>
      <w:r>
        <w:t>Add third byte and change terminology.</w:t>
      </w:r>
    </w:p>
  </w:comment>
  <w:comment w:id="978" w:author="Babak Javadi" w:date="2025-10-15T00:29:00Z" w:initials="BJ">
    <w:p w14:paraId="0D6759E1" w14:textId="77777777" w:rsidR="004D03BC" w:rsidRDefault="004D03BC" w:rsidP="004D03BC">
      <w:pPr>
        <w:pStyle w:val="CommentText"/>
      </w:pPr>
      <w:r>
        <w:rPr>
          <w:rStyle w:val="CommentReference"/>
        </w:rPr>
        <w:annotationRef/>
      </w:r>
      <w:r>
        <w:t>Add third byte and change terminology.</w:t>
      </w:r>
    </w:p>
  </w:comment>
  <w:comment w:id="979" w:author="Babak Javadi" w:date="2025-10-15T00:30:00Z" w:initials="BJ">
    <w:p w14:paraId="7B68E68B" w14:textId="77777777" w:rsidR="00EB00D4" w:rsidRDefault="00EB00D4" w:rsidP="00EB00D4">
      <w:pPr>
        <w:pStyle w:val="CommentText"/>
      </w:pPr>
      <w:r>
        <w:rPr>
          <w:rStyle w:val="CommentReference"/>
        </w:rPr>
        <w:annotationRef/>
      </w:r>
      <w:r>
        <w:t>Add Inner Element ID</w:t>
      </w:r>
    </w:p>
  </w:comment>
  <w:comment w:id="983" w:author="Babak Javadi" w:date="2025-10-15T00:32:00Z" w:initials="BJ">
    <w:p w14:paraId="1108CCB8" w14:textId="77777777" w:rsidR="00B6560B" w:rsidRDefault="00B6560B">
      <w:pPr>
        <w:pStyle w:val="CommentText"/>
      </w:pPr>
      <w:r>
        <w:rPr>
          <w:rStyle w:val="CommentReference"/>
        </w:rPr>
        <w:annotationRef/>
      </w:r>
      <w:r>
        <w:t>Pull this into new doc.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2CD74" w15:done="1"/>
  <w15:commentEx w15:paraId="579B7BB9" w15:done="0"/>
  <w15:commentEx w15:paraId="7C2EE25D" w15:done="0"/>
  <w15:commentEx w15:paraId="7437B148" w15:paraIdParent="7C2EE25D" w15:done="0"/>
  <w15:commentEx w15:paraId="292CD864" w15:done="0"/>
  <w15:commentEx w15:paraId="7CD07DDE" w15:paraIdParent="292CD864" w15:done="0"/>
  <w15:commentEx w15:paraId="0C79ED7D" w15:done="0"/>
  <w15:commentEx w15:paraId="269A4FF6" w15:paraIdParent="0C79ED7D" w15:done="0"/>
  <w15:commentEx w15:paraId="4D7FA9FE" w15:paraIdParent="0C79ED7D" w15:done="0"/>
  <w15:commentEx w15:paraId="0D2497BD" w15:paraIdParent="0C79ED7D" w15:done="0"/>
  <w15:commentEx w15:paraId="3BF24EFA" w15:done="0"/>
  <w15:commentEx w15:paraId="3ACD717D" w15:done="0"/>
  <w15:commentEx w15:paraId="7764040A" w15:paraIdParent="3ACD717D" w15:done="0"/>
  <w15:commentEx w15:paraId="1AB5F8AD" w15:paraIdParent="3ACD717D" w15:done="0"/>
  <w15:commentEx w15:paraId="29C0CFBF" w15:done="1"/>
  <w15:commentEx w15:paraId="1249BF1E" w15:paraIdParent="29C0CFBF" w15:done="1"/>
  <w15:commentEx w15:paraId="3D9DD224" w15:done="0"/>
  <w15:commentEx w15:paraId="30623993" w15:done="0"/>
  <w15:commentEx w15:paraId="2C009C46" w15:done="0"/>
  <w15:commentEx w15:paraId="4FE35BD9" w15:done="0"/>
  <w15:commentEx w15:paraId="5AC4D39F" w15:done="0"/>
  <w15:commentEx w15:paraId="17A3F686" w15:paraIdParent="5AC4D39F" w15:done="0"/>
  <w15:commentEx w15:paraId="48A5C74D" w15:paraIdParent="5AC4D39F" w15:done="0"/>
  <w15:commentEx w15:paraId="7A3C78AF" w15:paraIdParent="5AC4D39F" w15:done="0"/>
  <w15:commentEx w15:paraId="39539B02" w15:done="0"/>
  <w15:commentEx w15:paraId="6D3F05E6" w15:done="0"/>
  <w15:commentEx w15:paraId="24B91D6A" w15:paraIdParent="6D3F05E6" w15:done="0"/>
  <w15:commentEx w15:paraId="6A73FC4F" w15:paraIdParent="6D3F05E6" w15:done="0"/>
  <w15:commentEx w15:paraId="1379147A" w15:done="0"/>
  <w15:commentEx w15:paraId="60BBBC90" w15:done="0"/>
  <w15:commentEx w15:paraId="7EBB32FC" w15:paraIdParent="60BBBC90" w15:done="0"/>
  <w15:commentEx w15:paraId="0AD6D6D5" w15:paraIdParent="60BBBC90" w15:done="0"/>
  <w15:commentEx w15:paraId="03072350" w15:done="1"/>
  <w15:commentEx w15:paraId="4118053E" w15:paraIdParent="03072350" w15:done="1"/>
  <w15:commentEx w15:paraId="19AA9E88" w15:paraIdParent="03072350" w15:done="1"/>
  <w15:commentEx w15:paraId="03BD9884" w15:done="0"/>
  <w15:commentEx w15:paraId="30EDFE99" w15:paraIdParent="03BD9884" w15:done="0"/>
  <w15:commentEx w15:paraId="062A9D4B" w15:paraIdParent="03BD9884" w15:done="0"/>
  <w15:commentEx w15:paraId="09EE2407" w15:done="0"/>
  <w15:commentEx w15:paraId="49556F4D" w15:done="0"/>
  <w15:commentEx w15:paraId="62054D4C" w15:done="0"/>
  <w15:commentEx w15:paraId="0D6759E1" w15:done="0"/>
  <w15:commentEx w15:paraId="7B68E68B" w15:paraIdParent="0D6759E1" w15:done="0"/>
  <w15:commentEx w15:paraId="1108CCB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4653C5" w16cex:dateUtc="2025-05-14T15:45:00Z"/>
  <w16cex:commentExtensible w16cex:durableId="64152AB6" w16cex:dateUtc="2025-10-01T15:15:00Z"/>
  <w16cex:commentExtensible w16cex:durableId="5C2465C4" w16cex:dateUtc="2025-08-15T01:18:00Z"/>
  <w16cex:commentExtensible w16cex:durableId="64407E52" w16cex:dateUtc="2025-08-15T01:38:00Z"/>
  <w16cex:commentExtensible w16cex:durableId="161DFA73" w16cex:dateUtc="2025-10-01T15:27:00Z"/>
  <w16cex:commentExtensible w16cex:durableId="11377B58" w16cex:dateUtc="2025-10-29T01:49:00Z"/>
  <w16cex:commentExtensible w16cex:durableId="617F3BAD" w16cex:dateUtc="2025-10-01T16:00:00Z"/>
  <w16cex:commentExtensible w16cex:durableId="419E250B" w16cex:dateUtc="2025-10-15T06:44:00Z"/>
  <w16cex:commentExtensible w16cex:durableId="3BB7E27C" w16cex:dateUtc="2025-10-29T01:47:00Z"/>
  <w16cex:commentExtensible w16cex:durableId="071DD551" w16cex:dateUtc="2025-10-29T01:48:00Z"/>
  <w16cex:commentExtensible w16cex:durableId="485E1113" w16cex:dateUtc="2025-08-20T16:38:00Z"/>
  <w16cex:commentExtensible w16cex:durableId="632365CC" w16cex:dateUtc="2025-08-15T01:23:00Z"/>
  <w16cex:commentExtensible w16cex:durableId="076D5913" w16cex:dateUtc="2025-10-15T06:58:00Z"/>
  <w16cex:commentExtensible w16cex:durableId="3E523487" w16cex:dateUtc="2025-10-29T02:10:00Z"/>
  <w16cex:commentExtensible w16cex:durableId="6F8DB3FE" w16cex:dateUtc="2025-05-28T15:29:00Z"/>
  <w16cex:commentExtensible w16cex:durableId="1450EAAA" w16cex:dateUtc="2025-10-15T06:59:00Z"/>
  <w16cex:commentExtensible w16cex:durableId="54984371" w16cex:dateUtc="2025-10-01T15:32:00Z"/>
  <w16cex:commentExtensible w16cex:durableId="5305D996" w16cex:dateUtc="2025-08-15T01:26:00Z"/>
  <w16cex:commentExtensible w16cex:durableId="4B0856A0" w16cex:dateUtc="2025-08-15T01:26:00Z"/>
  <w16cex:commentExtensible w16cex:durableId="23B52923" w16cex:dateUtc="2025-10-15T07:06:00Z"/>
  <w16cex:commentExtensible w16cex:durableId="1D884071" w16cex:dateUtc="2025-07-23T15:35:00Z"/>
  <w16cex:commentExtensible w16cex:durableId="0FEB101A" w16cex:dateUtc="2025-08-20T16:19:00Z"/>
  <w16cex:commentExtensible w16cex:durableId="3979A963" w16cex:dateUtc="2025-08-20T16:29:00Z"/>
  <w16cex:commentExtensible w16cex:durableId="67FE7E39" w16cex:dateUtc="2025-10-29T01:59:00Z"/>
  <w16cex:commentExtensible w16cex:durableId="5479D7B6" w16cex:dateUtc="2025-10-15T08:01:00Z"/>
  <w16cex:commentExtensible w16cex:durableId="5EB4D693" w16cex:dateUtc="2025-10-29T02:21:00Z"/>
  <w16cex:commentExtensible w16cex:durableId="24CFDB44" w16cex:dateUtc="2025-10-29T02:28:00Z"/>
  <w16cex:commentExtensible w16cex:durableId="54A01494" w16cex:dateUtc="2025-10-29T02:29:00Z"/>
  <w16cex:commentExtensible w16cex:durableId="642A931D" w16cex:dateUtc="2025-08-20T16:21:00Z"/>
  <w16cex:commentExtensible w16cex:durableId="6C73AC23" w16cex:dateUtc="2025-10-15T08:31:00Z"/>
  <w16cex:commentExtensible w16cex:durableId="38FD6B5A" w16cex:dateUtc="2025-10-29T02:02:00Z"/>
  <w16cex:commentExtensible w16cex:durableId="7FBF0F10" w16cex:dateUtc="2025-10-29T02:03:00Z"/>
  <w16cex:commentExtensible w16cex:durableId="4ED2E103" w16cex:dateUtc="2025-05-28T15:41:00Z"/>
  <w16cex:commentExtensible w16cex:durableId="514BC1CF" w16cex:dateUtc="2025-10-15T07:10:00Z"/>
  <w16cex:commentExtensible w16cex:durableId="77BE6E35" w16cex:dateUtc="2025-10-15T07:14:00Z"/>
  <w16cex:commentExtensible w16cex:durableId="6DBFCC71" w16cex:dateUtc="2025-05-28T16:00:00Z"/>
  <w16cex:commentExtensible w16cex:durableId="0E3F0B18" w16cex:dateUtc="2025-10-15T07:17:00Z"/>
  <w16cex:commentExtensible w16cex:durableId="58351A3A" w16cex:dateUtc="2025-10-29T02:04:00Z"/>
  <w16cex:commentExtensible w16cex:durableId="5A2A7B28" w16cex:dateUtc="2025-10-15T07:23:00Z"/>
  <w16cex:commentExtensible w16cex:durableId="33266E27" w16cex:dateUtc="2025-08-15T01:32:00Z"/>
  <w16cex:commentExtensible w16cex:durableId="3EB9A99F" w16cex:dateUtc="2025-10-15T07:29:00Z"/>
  <w16cex:commentExtensible w16cex:durableId="24AF04DD" w16cex:dateUtc="2025-10-15T07:29:00Z"/>
  <w16cex:commentExtensible w16cex:durableId="21D456B0" w16cex:dateUtc="2025-10-15T07:30:00Z"/>
  <w16cex:commentExtensible w16cex:durableId="0963BD57" w16cex:dateUtc="2025-10-15T0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2CD74" w16cid:durableId="0C4653C5"/>
  <w16cid:commentId w16cid:paraId="579B7BB9" w16cid:durableId="64152AB6"/>
  <w16cid:commentId w16cid:paraId="7C2EE25D" w16cid:durableId="5C2465C4"/>
  <w16cid:commentId w16cid:paraId="7437B148" w16cid:durableId="64407E52"/>
  <w16cid:commentId w16cid:paraId="292CD864" w16cid:durableId="161DFA73"/>
  <w16cid:commentId w16cid:paraId="7CD07DDE" w16cid:durableId="11377B58"/>
  <w16cid:commentId w16cid:paraId="0C79ED7D" w16cid:durableId="617F3BAD"/>
  <w16cid:commentId w16cid:paraId="269A4FF6" w16cid:durableId="419E250B"/>
  <w16cid:commentId w16cid:paraId="4D7FA9FE" w16cid:durableId="3BB7E27C"/>
  <w16cid:commentId w16cid:paraId="0D2497BD" w16cid:durableId="071DD551"/>
  <w16cid:commentId w16cid:paraId="3BF24EFA" w16cid:durableId="485E1113"/>
  <w16cid:commentId w16cid:paraId="3ACD717D" w16cid:durableId="632365CC"/>
  <w16cid:commentId w16cid:paraId="7764040A" w16cid:durableId="076D5913"/>
  <w16cid:commentId w16cid:paraId="1AB5F8AD" w16cid:durableId="3E523487"/>
  <w16cid:commentId w16cid:paraId="29C0CFBF" w16cid:durableId="6F8DB3FE"/>
  <w16cid:commentId w16cid:paraId="1249BF1E" w16cid:durableId="1450EAAA"/>
  <w16cid:commentId w16cid:paraId="3D9DD224" w16cid:durableId="54984371"/>
  <w16cid:commentId w16cid:paraId="30623993" w16cid:durableId="5305D996"/>
  <w16cid:commentId w16cid:paraId="2C009C46" w16cid:durableId="4B0856A0"/>
  <w16cid:commentId w16cid:paraId="4FE35BD9" w16cid:durableId="23B52923"/>
  <w16cid:commentId w16cid:paraId="5AC4D39F" w16cid:durableId="1D884071"/>
  <w16cid:commentId w16cid:paraId="17A3F686" w16cid:durableId="0FEB101A"/>
  <w16cid:commentId w16cid:paraId="48A5C74D" w16cid:durableId="3979A963"/>
  <w16cid:commentId w16cid:paraId="7A3C78AF" w16cid:durableId="67FE7E39"/>
  <w16cid:commentId w16cid:paraId="39539B02" w16cid:durableId="5479D7B6"/>
  <w16cid:commentId w16cid:paraId="6D3F05E6" w16cid:durableId="5EB4D693"/>
  <w16cid:commentId w16cid:paraId="24B91D6A" w16cid:durableId="24CFDB44"/>
  <w16cid:commentId w16cid:paraId="6A73FC4F" w16cid:durableId="54A01494"/>
  <w16cid:commentId w16cid:paraId="1379147A" w16cid:durableId="642A931D"/>
  <w16cid:commentId w16cid:paraId="60BBBC90" w16cid:durableId="6C73AC23"/>
  <w16cid:commentId w16cid:paraId="7EBB32FC" w16cid:durableId="38FD6B5A"/>
  <w16cid:commentId w16cid:paraId="0AD6D6D5" w16cid:durableId="7FBF0F10"/>
  <w16cid:commentId w16cid:paraId="03072350" w16cid:durableId="4ED2E103"/>
  <w16cid:commentId w16cid:paraId="4118053E" w16cid:durableId="514BC1CF"/>
  <w16cid:commentId w16cid:paraId="19AA9E88" w16cid:durableId="77BE6E35"/>
  <w16cid:commentId w16cid:paraId="03BD9884" w16cid:durableId="6DBFCC71"/>
  <w16cid:commentId w16cid:paraId="30EDFE99" w16cid:durableId="0E3F0B18"/>
  <w16cid:commentId w16cid:paraId="062A9D4B" w16cid:durableId="58351A3A"/>
  <w16cid:commentId w16cid:paraId="09EE2407" w16cid:durableId="5A2A7B28"/>
  <w16cid:commentId w16cid:paraId="49556F4D" w16cid:durableId="33266E27"/>
  <w16cid:commentId w16cid:paraId="62054D4C" w16cid:durableId="3EB9A99F"/>
  <w16cid:commentId w16cid:paraId="0D6759E1" w16cid:durableId="24AF04DD"/>
  <w16cid:commentId w16cid:paraId="7B68E68B" w16cid:durableId="21D456B0"/>
  <w16cid:commentId w16cid:paraId="1108CCB8" w16cid:durableId="0963B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42FE0" w14:textId="77777777" w:rsidR="00DD3A2F" w:rsidRDefault="00DD3A2F" w:rsidP="008D2541">
      <w:pPr>
        <w:spacing w:after="0" w:line="240" w:lineRule="auto"/>
      </w:pPr>
      <w:r>
        <w:separator/>
      </w:r>
    </w:p>
  </w:endnote>
  <w:endnote w:type="continuationSeparator" w:id="0">
    <w:p w14:paraId="2A54A0F7" w14:textId="77777777" w:rsidR="00DD3A2F" w:rsidRDefault="00DD3A2F" w:rsidP="008D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IDFont+F6">
    <w:altName w:val="Microsoft JhengHei"/>
    <w:panose1 w:val="020B0604020202020204"/>
    <w:charset w:val="88"/>
    <w:family w:val="auto"/>
    <w:notTrueType/>
    <w:pitch w:val="default"/>
    <w:sig w:usb0="00000000" w:usb1="08080000" w:usb2="00000010" w:usb3="00000000" w:csb0="00100000" w:csb1="00000000"/>
  </w:font>
  <w:font w:name="TeXGyreTermes">
    <w:altName w:val="Calibri"/>
    <w:panose1 w:val="020B0604020202020204"/>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CAE26" w14:textId="77777777" w:rsidR="00DD3A2F" w:rsidRDefault="00DD3A2F" w:rsidP="008D2541">
      <w:pPr>
        <w:spacing w:after="0" w:line="240" w:lineRule="auto"/>
      </w:pPr>
      <w:r>
        <w:separator/>
      </w:r>
    </w:p>
  </w:footnote>
  <w:footnote w:type="continuationSeparator" w:id="0">
    <w:p w14:paraId="54A82607" w14:textId="77777777" w:rsidR="00DD3A2F" w:rsidRDefault="00DD3A2F" w:rsidP="008D2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284"/>
    <w:multiLevelType w:val="hybridMultilevel"/>
    <w:tmpl w:val="EC120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26862"/>
    <w:multiLevelType w:val="hybridMultilevel"/>
    <w:tmpl w:val="F76EE1FA"/>
    <w:lvl w:ilvl="0" w:tplc="6B760E9C">
      <w:start w:val="32"/>
      <w:numFmt w:val="bullet"/>
      <w:lvlText w:val="-"/>
      <w:lvlJc w:val="left"/>
      <w:pPr>
        <w:ind w:left="720" w:hanging="360"/>
      </w:pPr>
      <w:rPr>
        <w:rFonts w:ascii="Calibri" w:eastAsia="CIDFont+F6"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EE670D"/>
    <w:multiLevelType w:val="multilevel"/>
    <w:tmpl w:val="5FFE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41851"/>
    <w:multiLevelType w:val="multilevel"/>
    <w:tmpl w:val="16D65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869CA"/>
    <w:multiLevelType w:val="hybridMultilevel"/>
    <w:tmpl w:val="74EE52B2"/>
    <w:lvl w:ilvl="0" w:tplc="C8FAA564">
      <w:start w:val="1"/>
      <w:numFmt w:val="bullet"/>
      <w:lvlText w:val=""/>
      <w:lvlJc w:val="left"/>
      <w:pPr>
        <w:ind w:left="1080" w:hanging="360"/>
      </w:pPr>
      <w:rPr>
        <w:rFonts w:ascii="Symbol" w:hAnsi="Symbol"/>
      </w:rPr>
    </w:lvl>
    <w:lvl w:ilvl="1" w:tplc="9ED28E02">
      <w:start w:val="1"/>
      <w:numFmt w:val="bullet"/>
      <w:lvlText w:val=""/>
      <w:lvlJc w:val="left"/>
      <w:pPr>
        <w:ind w:left="1080" w:hanging="360"/>
      </w:pPr>
      <w:rPr>
        <w:rFonts w:ascii="Symbol" w:hAnsi="Symbol"/>
      </w:rPr>
    </w:lvl>
    <w:lvl w:ilvl="2" w:tplc="494EC7BC">
      <w:start w:val="1"/>
      <w:numFmt w:val="bullet"/>
      <w:lvlText w:val=""/>
      <w:lvlJc w:val="left"/>
      <w:pPr>
        <w:ind w:left="1080" w:hanging="360"/>
      </w:pPr>
      <w:rPr>
        <w:rFonts w:ascii="Symbol" w:hAnsi="Symbol"/>
      </w:rPr>
    </w:lvl>
    <w:lvl w:ilvl="3" w:tplc="28F495AE">
      <w:start w:val="1"/>
      <w:numFmt w:val="bullet"/>
      <w:lvlText w:val=""/>
      <w:lvlJc w:val="left"/>
      <w:pPr>
        <w:ind w:left="1080" w:hanging="360"/>
      </w:pPr>
      <w:rPr>
        <w:rFonts w:ascii="Symbol" w:hAnsi="Symbol"/>
      </w:rPr>
    </w:lvl>
    <w:lvl w:ilvl="4" w:tplc="B906C88C">
      <w:start w:val="1"/>
      <w:numFmt w:val="bullet"/>
      <w:lvlText w:val=""/>
      <w:lvlJc w:val="left"/>
      <w:pPr>
        <w:ind w:left="1080" w:hanging="360"/>
      </w:pPr>
      <w:rPr>
        <w:rFonts w:ascii="Symbol" w:hAnsi="Symbol"/>
      </w:rPr>
    </w:lvl>
    <w:lvl w:ilvl="5" w:tplc="1E2A8E9A">
      <w:start w:val="1"/>
      <w:numFmt w:val="bullet"/>
      <w:lvlText w:val=""/>
      <w:lvlJc w:val="left"/>
      <w:pPr>
        <w:ind w:left="1080" w:hanging="360"/>
      </w:pPr>
      <w:rPr>
        <w:rFonts w:ascii="Symbol" w:hAnsi="Symbol"/>
      </w:rPr>
    </w:lvl>
    <w:lvl w:ilvl="6" w:tplc="2BE2D834">
      <w:start w:val="1"/>
      <w:numFmt w:val="bullet"/>
      <w:lvlText w:val=""/>
      <w:lvlJc w:val="left"/>
      <w:pPr>
        <w:ind w:left="1080" w:hanging="360"/>
      </w:pPr>
      <w:rPr>
        <w:rFonts w:ascii="Symbol" w:hAnsi="Symbol"/>
      </w:rPr>
    </w:lvl>
    <w:lvl w:ilvl="7" w:tplc="E5D606CE">
      <w:start w:val="1"/>
      <w:numFmt w:val="bullet"/>
      <w:lvlText w:val=""/>
      <w:lvlJc w:val="left"/>
      <w:pPr>
        <w:ind w:left="1080" w:hanging="360"/>
      </w:pPr>
      <w:rPr>
        <w:rFonts w:ascii="Symbol" w:hAnsi="Symbol"/>
      </w:rPr>
    </w:lvl>
    <w:lvl w:ilvl="8" w:tplc="679EACA2">
      <w:start w:val="1"/>
      <w:numFmt w:val="bullet"/>
      <w:lvlText w:val=""/>
      <w:lvlJc w:val="left"/>
      <w:pPr>
        <w:ind w:left="1080" w:hanging="360"/>
      </w:pPr>
      <w:rPr>
        <w:rFonts w:ascii="Symbol" w:hAnsi="Symbol"/>
      </w:rPr>
    </w:lvl>
  </w:abstractNum>
  <w:abstractNum w:abstractNumId="5" w15:restartNumberingAfterBreak="0">
    <w:nsid w:val="2B6E53A8"/>
    <w:multiLevelType w:val="hybridMultilevel"/>
    <w:tmpl w:val="0A060C6C"/>
    <w:lvl w:ilvl="0" w:tplc="CC429A96">
      <w:start w:val="1"/>
      <w:numFmt w:val="bullet"/>
      <w:lvlText w:val=""/>
      <w:lvlJc w:val="left"/>
      <w:pPr>
        <w:ind w:left="1080" w:hanging="360"/>
      </w:pPr>
      <w:rPr>
        <w:rFonts w:ascii="Symbol" w:hAnsi="Symbol"/>
      </w:rPr>
    </w:lvl>
    <w:lvl w:ilvl="1" w:tplc="FFF05CEC">
      <w:start w:val="1"/>
      <w:numFmt w:val="bullet"/>
      <w:lvlText w:val=""/>
      <w:lvlJc w:val="left"/>
      <w:pPr>
        <w:ind w:left="1080" w:hanging="360"/>
      </w:pPr>
      <w:rPr>
        <w:rFonts w:ascii="Symbol" w:hAnsi="Symbol"/>
      </w:rPr>
    </w:lvl>
    <w:lvl w:ilvl="2" w:tplc="56B0221C">
      <w:start w:val="1"/>
      <w:numFmt w:val="bullet"/>
      <w:lvlText w:val=""/>
      <w:lvlJc w:val="left"/>
      <w:pPr>
        <w:ind w:left="1080" w:hanging="360"/>
      </w:pPr>
      <w:rPr>
        <w:rFonts w:ascii="Symbol" w:hAnsi="Symbol"/>
      </w:rPr>
    </w:lvl>
    <w:lvl w:ilvl="3" w:tplc="E61C602C">
      <w:start w:val="1"/>
      <w:numFmt w:val="bullet"/>
      <w:lvlText w:val=""/>
      <w:lvlJc w:val="left"/>
      <w:pPr>
        <w:ind w:left="1440" w:hanging="360"/>
      </w:pPr>
      <w:rPr>
        <w:rFonts w:ascii="Symbol" w:hAnsi="Symbol"/>
      </w:rPr>
    </w:lvl>
    <w:lvl w:ilvl="4" w:tplc="6BDA2170">
      <w:start w:val="1"/>
      <w:numFmt w:val="bullet"/>
      <w:lvlText w:val=""/>
      <w:lvlJc w:val="left"/>
      <w:pPr>
        <w:ind w:left="1080" w:hanging="360"/>
      </w:pPr>
      <w:rPr>
        <w:rFonts w:ascii="Symbol" w:hAnsi="Symbol"/>
      </w:rPr>
    </w:lvl>
    <w:lvl w:ilvl="5" w:tplc="067E9062">
      <w:start w:val="1"/>
      <w:numFmt w:val="bullet"/>
      <w:lvlText w:val=""/>
      <w:lvlJc w:val="left"/>
      <w:pPr>
        <w:ind w:left="1080" w:hanging="360"/>
      </w:pPr>
      <w:rPr>
        <w:rFonts w:ascii="Symbol" w:hAnsi="Symbol"/>
      </w:rPr>
    </w:lvl>
    <w:lvl w:ilvl="6" w:tplc="8806E970">
      <w:start w:val="1"/>
      <w:numFmt w:val="bullet"/>
      <w:lvlText w:val=""/>
      <w:lvlJc w:val="left"/>
      <w:pPr>
        <w:ind w:left="1080" w:hanging="360"/>
      </w:pPr>
      <w:rPr>
        <w:rFonts w:ascii="Symbol" w:hAnsi="Symbol"/>
      </w:rPr>
    </w:lvl>
    <w:lvl w:ilvl="7" w:tplc="F948D552">
      <w:start w:val="1"/>
      <w:numFmt w:val="bullet"/>
      <w:lvlText w:val=""/>
      <w:lvlJc w:val="left"/>
      <w:pPr>
        <w:ind w:left="1080" w:hanging="360"/>
      </w:pPr>
      <w:rPr>
        <w:rFonts w:ascii="Symbol" w:hAnsi="Symbol"/>
      </w:rPr>
    </w:lvl>
    <w:lvl w:ilvl="8" w:tplc="418E6F16">
      <w:start w:val="1"/>
      <w:numFmt w:val="bullet"/>
      <w:lvlText w:val=""/>
      <w:lvlJc w:val="left"/>
      <w:pPr>
        <w:ind w:left="1080" w:hanging="360"/>
      </w:pPr>
      <w:rPr>
        <w:rFonts w:ascii="Symbol" w:hAnsi="Symbol"/>
      </w:rPr>
    </w:lvl>
  </w:abstractNum>
  <w:abstractNum w:abstractNumId="6" w15:restartNumberingAfterBreak="0">
    <w:nsid w:val="43DA5760"/>
    <w:multiLevelType w:val="multilevel"/>
    <w:tmpl w:val="6F4E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319F2"/>
    <w:multiLevelType w:val="multilevel"/>
    <w:tmpl w:val="0876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4531B"/>
    <w:multiLevelType w:val="hybridMultilevel"/>
    <w:tmpl w:val="CB922CEC"/>
    <w:lvl w:ilvl="0" w:tplc="C602C9D0">
      <w:numFmt w:val="bullet"/>
      <w:lvlText w:val="-"/>
      <w:lvlJc w:val="left"/>
      <w:pPr>
        <w:ind w:left="1170" w:hanging="360"/>
      </w:pPr>
      <w:rPr>
        <w:rFonts w:ascii="Calibri" w:eastAsiaTheme="minorHAns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604802B2"/>
    <w:multiLevelType w:val="hybridMultilevel"/>
    <w:tmpl w:val="ED56C2EE"/>
    <w:lvl w:ilvl="0" w:tplc="65EEF2E6">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C4C6C00"/>
    <w:multiLevelType w:val="hybridMultilevel"/>
    <w:tmpl w:val="0890E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D800D8"/>
    <w:multiLevelType w:val="hybridMultilevel"/>
    <w:tmpl w:val="FD4018CC"/>
    <w:lvl w:ilvl="0" w:tplc="A94A1626">
      <w:start w:val="1"/>
      <w:numFmt w:val="bullet"/>
      <w:lvlText w:val=""/>
      <w:lvlJc w:val="left"/>
      <w:pPr>
        <w:ind w:left="1080" w:hanging="360"/>
      </w:pPr>
      <w:rPr>
        <w:rFonts w:ascii="Symbol" w:hAnsi="Symbol"/>
      </w:rPr>
    </w:lvl>
    <w:lvl w:ilvl="1" w:tplc="8F16B914">
      <w:start w:val="1"/>
      <w:numFmt w:val="bullet"/>
      <w:lvlText w:val=""/>
      <w:lvlJc w:val="left"/>
      <w:pPr>
        <w:ind w:left="1440" w:hanging="360"/>
      </w:pPr>
      <w:rPr>
        <w:rFonts w:ascii="Symbol" w:hAnsi="Symbol"/>
      </w:rPr>
    </w:lvl>
    <w:lvl w:ilvl="2" w:tplc="8CD4392C">
      <w:start w:val="1"/>
      <w:numFmt w:val="bullet"/>
      <w:lvlText w:val=""/>
      <w:lvlJc w:val="left"/>
      <w:pPr>
        <w:ind w:left="1080" w:hanging="360"/>
      </w:pPr>
      <w:rPr>
        <w:rFonts w:ascii="Symbol" w:hAnsi="Symbol"/>
      </w:rPr>
    </w:lvl>
    <w:lvl w:ilvl="3" w:tplc="A96E5322">
      <w:start w:val="1"/>
      <w:numFmt w:val="bullet"/>
      <w:lvlText w:val=""/>
      <w:lvlJc w:val="left"/>
      <w:pPr>
        <w:ind w:left="1080" w:hanging="360"/>
      </w:pPr>
      <w:rPr>
        <w:rFonts w:ascii="Symbol" w:hAnsi="Symbol"/>
      </w:rPr>
    </w:lvl>
    <w:lvl w:ilvl="4" w:tplc="AB44D08A">
      <w:start w:val="1"/>
      <w:numFmt w:val="bullet"/>
      <w:lvlText w:val=""/>
      <w:lvlJc w:val="left"/>
      <w:pPr>
        <w:ind w:left="1080" w:hanging="360"/>
      </w:pPr>
      <w:rPr>
        <w:rFonts w:ascii="Symbol" w:hAnsi="Symbol"/>
      </w:rPr>
    </w:lvl>
    <w:lvl w:ilvl="5" w:tplc="F2E01C52">
      <w:start w:val="1"/>
      <w:numFmt w:val="bullet"/>
      <w:lvlText w:val=""/>
      <w:lvlJc w:val="left"/>
      <w:pPr>
        <w:ind w:left="1080" w:hanging="360"/>
      </w:pPr>
      <w:rPr>
        <w:rFonts w:ascii="Symbol" w:hAnsi="Symbol"/>
      </w:rPr>
    </w:lvl>
    <w:lvl w:ilvl="6" w:tplc="F4C846B4">
      <w:start w:val="1"/>
      <w:numFmt w:val="bullet"/>
      <w:lvlText w:val=""/>
      <w:lvlJc w:val="left"/>
      <w:pPr>
        <w:ind w:left="1080" w:hanging="360"/>
      </w:pPr>
      <w:rPr>
        <w:rFonts w:ascii="Symbol" w:hAnsi="Symbol"/>
      </w:rPr>
    </w:lvl>
    <w:lvl w:ilvl="7" w:tplc="FAF2B692">
      <w:start w:val="1"/>
      <w:numFmt w:val="bullet"/>
      <w:lvlText w:val=""/>
      <w:lvlJc w:val="left"/>
      <w:pPr>
        <w:ind w:left="1080" w:hanging="360"/>
      </w:pPr>
      <w:rPr>
        <w:rFonts w:ascii="Symbol" w:hAnsi="Symbol"/>
      </w:rPr>
    </w:lvl>
    <w:lvl w:ilvl="8" w:tplc="9D741784">
      <w:start w:val="1"/>
      <w:numFmt w:val="bullet"/>
      <w:lvlText w:val=""/>
      <w:lvlJc w:val="left"/>
      <w:pPr>
        <w:ind w:left="1080" w:hanging="360"/>
      </w:pPr>
      <w:rPr>
        <w:rFonts w:ascii="Symbol" w:hAnsi="Symbol"/>
      </w:rPr>
    </w:lvl>
  </w:abstractNum>
  <w:abstractNum w:abstractNumId="12" w15:restartNumberingAfterBreak="0">
    <w:nsid w:val="7BAF4262"/>
    <w:multiLevelType w:val="hybridMultilevel"/>
    <w:tmpl w:val="0E6E116A"/>
    <w:lvl w:ilvl="0" w:tplc="68E0B34C">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6506E8"/>
    <w:multiLevelType w:val="hybridMultilevel"/>
    <w:tmpl w:val="8E5CE74E"/>
    <w:lvl w:ilvl="0" w:tplc="7ABCDAA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4543337">
    <w:abstractNumId w:val="9"/>
  </w:num>
  <w:num w:numId="2" w16cid:durableId="2020306964">
    <w:abstractNumId w:val="1"/>
  </w:num>
  <w:num w:numId="3" w16cid:durableId="911818996">
    <w:abstractNumId w:val="12"/>
  </w:num>
  <w:num w:numId="4" w16cid:durableId="1916279513">
    <w:abstractNumId w:val="8"/>
  </w:num>
  <w:num w:numId="5" w16cid:durableId="1044863925">
    <w:abstractNumId w:val="11"/>
  </w:num>
  <w:num w:numId="6" w16cid:durableId="267007793">
    <w:abstractNumId w:val="5"/>
  </w:num>
  <w:num w:numId="7" w16cid:durableId="550463972">
    <w:abstractNumId w:val="4"/>
  </w:num>
  <w:num w:numId="8" w16cid:durableId="206990116">
    <w:abstractNumId w:val="3"/>
  </w:num>
  <w:num w:numId="9" w16cid:durableId="304819183">
    <w:abstractNumId w:val="13"/>
  </w:num>
  <w:num w:numId="10" w16cid:durableId="2086222398">
    <w:abstractNumId w:val="7"/>
  </w:num>
  <w:num w:numId="11" w16cid:durableId="1332566496">
    <w:abstractNumId w:val="2"/>
  </w:num>
  <w:num w:numId="12" w16cid:durableId="2102485104">
    <w:abstractNumId w:val="10"/>
  </w:num>
  <w:num w:numId="13" w16cid:durableId="296110280">
    <w:abstractNumId w:val="6"/>
  </w:num>
  <w:num w:numId="14" w16cid:durableId="15249723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bak Javadi">
    <w15:presenceInfo w15:providerId="AD" w15:userId="S::babak.javadi@thecoregroup.net::12cb2a57-54e0-4104-a218-e62fccb305dc"/>
  </w15:person>
  <w15:person w15:author="Kate Gray">
    <w15:presenceInfo w15:providerId="AD" w15:userId="S::kate.gray@thecoregroup.net::4a8a702c-ec7b-479f-81f7-16fea6bec1b3"/>
  </w15:person>
  <w15:person w15:author="Kate Gray [2]">
    <w15:presenceInfo w15:providerId="AD" w15:userId="S::kgray@corecodec.com::b5383ca8-c0e8-41fc-b633-8331dcdfd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3"/>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646"/>
    <w:rsid w:val="00003ABF"/>
    <w:rsid w:val="00003D4C"/>
    <w:rsid w:val="0001005B"/>
    <w:rsid w:val="00014477"/>
    <w:rsid w:val="00030542"/>
    <w:rsid w:val="000309B8"/>
    <w:rsid w:val="000401A3"/>
    <w:rsid w:val="00040D0C"/>
    <w:rsid w:val="00042C54"/>
    <w:rsid w:val="00045467"/>
    <w:rsid w:val="000454E6"/>
    <w:rsid w:val="00052229"/>
    <w:rsid w:val="000526AD"/>
    <w:rsid w:val="000549CD"/>
    <w:rsid w:val="00057225"/>
    <w:rsid w:val="00065F48"/>
    <w:rsid w:val="00076C2D"/>
    <w:rsid w:val="00083ABB"/>
    <w:rsid w:val="00085558"/>
    <w:rsid w:val="00086176"/>
    <w:rsid w:val="00091937"/>
    <w:rsid w:val="000921CE"/>
    <w:rsid w:val="00094F87"/>
    <w:rsid w:val="000A0F23"/>
    <w:rsid w:val="000A4704"/>
    <w:rsid w:val="000B05FA"/>
    <w:rsid w:val="000B09A7"/>
    <w:rsid w:val="000B1460"/>
    <w:rsid w:val="000B637C"/>
    <w:rsid w:val="000C15D6"/>
    <w:rsid w:val="000C491E"/>
    <w:rsid w:val="000D23DE"/>
    <w:rsid w:val="000E22A7"/>
    <w:rsid w:val="000E6EB1"/>
    <w:rsid w:val="000F2A5D"/>
    <w:rsid w:val="000F5406"/>
    <w:rsid w:val="0010092D"/>
    <w:rsid w:val="0011216E"/>
    <w:rsid w:val="00116CA9"/>
    <w:rsid w:val="00127AE8"/>
    <w:rsid w:val="00127E1E"/>
    <w:rsid w:val="0013183B"/>
    <w:rsid w:val="00140AFE"/>
    <w:rsid w:val="00143B1A"/>
    <w:rsid w:val="00152CE1"/>
    <w:rsid w:val="00157EB0"/>
    <w:rsid w:val="0017584D"/>
    <w:rsid w:val="00180B9D"/>
    <w:rsid w:val="001909E5"/>
    <w:rsid w:val="00191569"/>
    <w:rsid w:val="001923E3"/>
    <w:rsid w:val="00192DB9"/>
    <w:rsid w:val="001934B3"/>
    <w:rsid w:val="00195109"/>
    <w:rsid w:val="001A02B3"/>
    <w:rsid w:val="001A111B"/>
    <w:rsid w:val="001A3CAA"/>
    <w:rsid w:val="001A3DA4"/>
    <w:rsid w:val="001A4262"/>
    <w:rsid w:val="001B01E7"/>
    <w:rsid w:val="001B1014"/>
    <w:rsid w:val="001B302B"/>
    <w:rsid w:val="001B33AA"/>
    <w:rsid w:val="001B557B"/>
    <w:rsid w:val="001B6064"/>
    <w:rsid w:val="001C56C3"/>
    <w:rsid w:val="001E11FA"/>
    <w:rsid w:val="001E429B"/>
    <w:rsid w:val="001E64B9"/>
    <w:rsid w:val="001F500E"/>
    <w:rsid w:val="001F7A5E"/>
    <w:rsid w:val="00212D63"/>
    <w:rsid w:val="00213A6E"/>
    <w:rsid w:val="00221A2C"/>
    <w:rsid w:val="00223789"/>
    <w:rsid w:val="0022403B"/>
    <w:rsid w:val="00227AC3"/>
    <w:rsid w:val="00232B7D"/>
    <w:rsid w:val="002350D0"/>
    <w:rsid w:val="002419D7"/>
    <w:rsid w:val="00250E28"/>
    <w:rsid w:val="00261F64"/>
    <w:rsid w:val="00265CB3"/>
    <w:rsid w:val="0026749D"/>
    <w:rsid w:val="002738D5"/>
    <w:rsid w:val="00281A11"/>
    <w:rsid w:val="00283680"/>
    <w:rsid w:val="002974BF"/>
    <w:rsid w:val="002A1210"/>
    <w:rsid w:val="002A48B0"/>
    <w:rsid w:val="002A5077"/>
    <w:rsid w:val="002A70AF"/>
    <w:rsid w:val="002B3E8F"/>
    <w:rsid w:val="002D0E30"/>
    <w:rsid w:val="002D1E77"/>
    <w:rsid w:val="002D4BD6"/>
    <w:rsid w:val="002D7F76"/>
    <w:rsid w:val="002E0890"/>
    <w:rsid w:val="002E413D"/>
    <w:rsid w:val="002E4232"/>
    <w:rsid w:val="002E4B76"/>
    <w:rsid w:val="00304C1B"/>
    <w:rsid w:val="00307176"/>
    <w:rsid w:val="003117B2"/>
    <w:rsid w:val="00313F99"/>
    <w:rsid w:val="00315EDF"/>
    <w:rsid w:val="003210F6"/>
    <w:rsid w:val="00331D96"/>
    <w:rsid w:val="003545E4"/>
    <w:rsid w:val="0035636D"/>
    <w:rsid w:val="003631A7"/>
    <w:rsid w:val="00364471"/>
    <w:rsid w:val="00372A37"/>
    <w:rsid w:val="00380693"/>
    <w:rsid w:val="00381FF8"/>
    <w:rsid w:val="00382C82"/>
    <w:rsid w:val="003855DF"/>
    <w:rsid w:val="0039352B"/>
    <w:rsid w:val="003953C9"/>
    <w:rsid w:val="003B4120"/>
    <w:rsid w:val="003B5819"/>
    <w:rsid w:val="003B75D5"/>
    <w:rsid w:val="003C046E"/>
    <w:rsid w:val="003C21E1"/>
    <w:rsid w:val="003C3478"/>
    <w:rsid w:val="003C3991"/>
    <w:rsid w:val="003D47AB"/>
    <w:rsid w:val="003D79C1"/>
    <w:rsid w:val="003F0B53"/>
    <w:rsid w:val="003F45D3"/>
    <w:rsid w:val="0040508F"/>
    <w:rsid w:val="00410FD7"/>
    <w:rsid w:val="00421445"/>
    <w:rsid w:val="004345D3"/>
    <w:rsid w:val="00461E44"/>
    <w:rsid w:val="00467A64"/>
    <w:rsid w:val="00475BB1"/>
    <w:rsid w:val="00484AE4"/>
    <w:rsid w:val="004A0BDC"/>
    <w:rsid w:val="004A3C68"/>
    <w:rsid w:val="004B115D"/>
    <w:rsid w:val="004B2E52"/>
    <w:rsid w:val="004C2A59"/>
    <w:rsid w:val="004C31A4"/>
    <w:rsid w:val="004C4D77"/>
    <w:rsid w:val="004D03BC"/>
    <w:rsid w:val="004D7752"/>
    <w:rsid w:val="004E3452"/>
    <w:rsid w:val="004E42D2"/>
    <w:rsid w:val="004E6BE9"/>
    <w:rsid w:val="004E6C8F"/>
    <w:rsid w:val="004F0C8D"/>
    <w:rsid w:val="004F1C09"/>
    <w:rsid w:val="004F5E44"/>
    <w:rsid w:val="00500141"/>
    <w:rsid w:val="0051093D"/>
    <w:rsid w:val="00510CD6"/>
    <w:rsid w:val="00540938"/>
    <w:rsid w:val="0054217A"/>
    <w:rsid w:val="00542ABD"/>
    <w:rsid w:val="00544CBF"/>
    <w:rsid w:val="00547D98"/>
    <w:rsid w:val="00552440"/>
    <w:rsid w:val="005526FE"/>
    <w:rsid w:val="00570FAD"/>
    <w:rsid w:val="00585AE3"/>
    <w:rsid w:val="00590825"/>
    <w:rsid w:val="005A24D6"/>
    <w:rsid w:val="005B7D33"/>
    <w:rsid w:val="005C0CEE"/>
    <w:rsid w:val="005C3781"/>
    <w:rsid w:val="005C5D28"/>
    <w:rsid w:val="005D7DEC"/>
    <w:rsid w:val="00607C74"/>
    <w:rsid w:val="00615C42"/>
    <w:rsid w:val="006239ED"/>
    <w:rsid w:val="006349DD"/>
    <w:rsid w:val="00644FB7"/>
    <w:rsid w:val="00645BEA"/>
    <w:rsid w:val="00655ED0"/>
    <w:rsid w:val="006610A6"/>
    <w:rsid w:val="006619E3"/>
    <w:rsid w:val="0066259D"/>
    <w:rsid w:val="00663610"/>
    <w:rsid w:val="00663E90"/>
    <w:rsid w:val="0067387E"/>
    <w:rsid w:val="00676875"/>
    <w:rsid w:val="00684BB9"/>
    <w:rsid w:val="006970A6"/>
    <w:rsid w:val="006A2BA3"/>
    <w:rsid w:val="006A7831"/>
    <w:rsid w:val="006C653B"/>
    <w:rsid w:val="006D5104"/>
    <w:rsid w:val="006E32F2"/>
    <w:rsid w:val="00700B08"/>
    <w:rsid w:val="00712685"/>
    <w:rsid w:val="007159D2"/>
    <w:rsid w:val="0072348B"/>
    <w:rsid w:val="007248BF"/>
    <w:rsid w:val="0072586B"/>
    <w:rsid w:val="00726B17"/>
    <w:rsid w:val="007324FB"/>
    <w:rsid w:val="00742FF8"/>
    <w:rsid w:val="007459ED"/>
    <w:rsid w:val="00747F84"/>
    <w:rsid w:val="007706FD"/>
    <w:rsid w:val="0078054D"/>
    <w:rsid w:val="00781561"/>
    <w:rsid w:val="00785BA8"/>
    <w:rsid w:val="00791A36"/>
    <w:rsid w:val="00795CC2"/>
    <w:rsid w:val="007A2F74"/>
    <w:rsid w:val="007B30C7"/>
    <w:rsid w:val="007B66E3"/>
    <w:rsid w:val="007C1560"/>
    <w:rsid w:val="007C2608"/>
    <w:rsid w:val="007D2233"/>
    <w:rsid w:val="007D4B62"/>
    <w:rsid w:val="007E1169"/>
    <w:rsid w:val="007E5748"/>
    <w:rsid w:val="007E7132"/>
    <w:rsid w:val="007F3A1B"/>
    <w:rsid w:val="00800E5E"/>
    <w:rsid w:val="0080450E"/>
    <w:rsid w:val="0080589E"/>
    <w:rsid w:val="00817531"/>
    <w:rsid w:val="00817E4D"/>
    <w:rsid w:val="008212D5"/>
    <w:rsid w:val="008239A9"/>
    <w:rsid w:val="008244F0"/>
    <w:rsid w:val="00825E56"/>
    <w:rsid w:val="00834D55"/>
    <w:rsid w:val="00843516"/>
    <w:rsid w:val="00853368"/>
    <w:rsid w:val="00860E47"/>
    <w:rsid w:val="00862C8E"/>
    <w:rsid w:val="00870CD3"/>
    <w:rsid w:val="008800D1"/>
    <w:rsid w:val="0088161A"/>
    <w:rsid w:val="00884005"/>
    <w:rsid w:val="00891F06"/>
    <w:rsid w:val="008924EC"/>
    <w:rsid w:val="00895FF3"/>
    <w:rsid w:val="008A515F"/>
    <w:rsid w:val="008B2F72"/>
    <w:rsid w:val="008D2275"/>
    <w:rsid w:val="008D2541"/>
    <w:rsid w:val="008D6180"/>
    <w:rsid w:val="008D68E4"/>
    <w:rsid w:val="008E5981"/>
    <w:rsid w:val="008F161C"/>
    <w:rsid w:val="008F215A"/>
    <w:rsid w:val="008F7D9C"/>
    <w:rsid w:val="00902FC4"/>
    <w:rsid w:val="00906AC5"/>
    <w:rsid w:val="00906EF2"/>
    <w:rsid w:val="00920AD8"/>
    <w:rsid w:val="00923226"/>
    <w:rsid w:val="009234A3"/>
    <w:rsid w:val="0092534D"/>
    <w:rsid w:val="0094122E"/>
    <w:rsid w:val="009440B7"/>
    <w:rsid w:val="00951853"/>
    <w:rsid w:val="009577DF"/>
    <w:rsid w:val="0096363D"/>
    <w:rsid w:val="00966DB5"/>
    <w:rsid w:val="00970A80"/>
    <w:rsid w:val="00971283"/>
    <w:rsid w:val="00983654"/>
    <w:rsid w:val="00987EA4"/>
    <w:rsid w:val="009945BF"/>
    <w:rsid w:val="009A30A9"/>
    <w:rsid w:val="009A78D6"/>
    <w:rsid w:val="009B30FF"/>
    <w:rsid w:val="009B40D6"/>
    <w:rsid w:val="009C1F16"/>
    <w:rsid w:val="009C4742"/>
    <w:rsid w:val="009C6FF1"/>
    <w:rsid w:val="009E003A"/>
    <w:rsid w:val="009E182C"/>
    <w:rsid w:val="009E7903"/>
    <w:rsid w:val="009F63E7"/>
    <w:rsid w:val="00A15C6F"/>
    <w:rsid w:val="00A434E6"/>
    <w:rsid w:val="00A4407D"/>
    <w:rsid w:val="00A50FE6"/>
    <w:rsid w:val="00A57646"/>
    <w:rsid w:val="00A63F65"/>
    <w:rsid w:val="00A67C2E"/>
    <w:rsid w:val="00A736BD"/>
    <w:rsid w:val="00A86573"/>
    <w:rsid w:val="00A92C4B"/>
    <w:rsid w:val="00A963B1"/>
    <w:rsid w:val="00AB1339"/>
    <w:rsid w:val="00AB5792"/>
    <w:rsid w:val="00AB5CF6"/>
    <w:rsid w:val="00AC21E1"/>
    <w:rsid w:val="00AC2CEB"/>
    <w:rsid w:val="00AD0836"/>
    <w:rsid w:val="00AE033F"/>
    <w:rsid w:val="00AE4411"/>
    <w:rsid w:val="00AE53A4"/>
    <w:rsid w:val="00B00E3E"/>
    <w:rsid w:val="00B026C8"/>
    <w:rsid w:val="00B02A0C"/>
    <w:rsid w:val="00B1339E"/>
    <w:rsid w:val="00B20D49"/>
    <w:rsid w:val="00B37C1F"/>
    <w:rsid w:val="00B45136"/>
    <w:rsid w:val="00B56218"/>
    <w:rsid w:val="00B56DB3"/>
    <w:rsid w:val="00B60B36"/>
    <w:rsid w:val="00B6560B"/>
    <w:rsid w:val="00B66A03"/>
    <w:rsid w:val="00B7228F"/>
    <w:rsid w:val="00B724CE"/>
    <w:rsid w:val="00B85B9E"/>
    <w:rsid w:val="00B866FF"/>
    <w:rsid w:val="00B87E40"/>
    <w:rsid w:val="00B9148D"/>
    <w:rsid w:val="00BA6BBA"/>
    <w:rsid w:val="00BA71D5"/>
    <w:rsid w:val="00BB2077"/>
    <w:rsid w:val="00BB4A04"/>
    <w:rsid w:val="00BB7E4E"/>
    <w:rsid w:val="00BC1124"/>
    <w:rsid w:val="00BC145D"/>
    <w:rsid w:val="00BC6901"/>
    <w:rsid w:val="00BC697B"/>
    <w:rsid w:val="00BD44B5"/>
    <w:rsid w:val="00BF59A8"/>
    <w:rsid w:val="00C02883"/>
    <w:rsid w:val="00C029CB"/>
    <w:rsid w:val="00C100FE"/>
    <w:rsid w:val="00C1034F"/>
    <w:rsid w:val="00C124E4"/>
    <w:rsid w:val="00C17179"/>
    <w:rsid w:val="00C32F05"/>
    <w:rsid w:val="00C41A42"/>
    <w:rsid w:val="00C442A0"/>
    <w:rsid w:val="00C442C8"/>
    <w:rsid w:val="00C50CE5"/>
    <w:rsid w:val="00C54E70"/>
    <w:rsid w:val="00C566F0"/>
    <w:rsid w:val="00C63147"/>
    <w:rsid w:val="00C66E82"/>
    <w:rsid w:val="00C67FE0"/>
    <w:rsid w:val="00C738A1"/>
    <w:rsid w:val="00C76A13"/>
    <w:rsid w:val="00C76A1B"/>
    <w:rsid w:val="00C82041"/>
    <w:rsid w:val="00C859BD"/>
    <w:rsid w:val="00C92076"/>
    <w:rsid w:val="00C9383E"/>
    <w:rsid w:val="00C95D20"/>
    <w:rsid w:val="00C97FD8"/>
    <w:rsid w:val="00CA18FA"/>
    <w:rsid w:val="00CB111B"/>
    <w:rsid w:val="00CB268D"/>
    <w:rsid w:val="00CB76FE"/>
    <w:rsid w:val="00CC0D56"/>
    <w:rsid w:val="00CE02B1"/>
    <w:rsid w:val="00CE087B"/>
    <w:rsid w:val="00CF2701"/>
    <w:rsid w:val="00D008C1"/>
    <w:rsid w:val="00D046B2"/>
    <w:rsid w:val="00D049BA"/>
    <w:rsid w:val="00D0548A"/>
    <w:rsid w:val="00D10DF9"/>
    <w:rsid w:val="00D22E90"/>
    <w:rsid w:val="00D2544B"/>
    <w:rsid w:val="00D37AC9"/>
    <w:rsid w:val="00D41BE1"/>
    <w:rsid w:val="00D51AC0"/>
    <w:rsid w:val="00D52E46"/>
    <w:rsid w:val="00D53892"/>
    <w:rsid w:val="00D55048"/>
    <w:rsid w:val="00D63AE3"/>
    <w:rsid w:val="00D7408C"/>
    <w:rsid w:val="00D7538F"/>
    <w:rsid w:val="00D82B91"/>
    <w:rsid w:val="00D97165"/>
    <w:rsid w:val="00DB0B84"/>
    <w:rsid w:val="00DB4F72"/>
    <w:rsid w:val="00DB69E5"/>
    <w:rsid w:val="00DC42D3"/>
    <w:rsid w:val="00DD3A2F"/>
    <w:rsid w:val="00DF69C0"/>
    <w:rsid w:val="00DF7C0A"/>
    <w:rsid w:val="00E00FD2"/>
    <w:rsid w:val="00E050A8"/>
    <w:rsid w:val="00E06A32"/>
    <w:rsid w:val="00E33697"/>
    <w:rsid w:val="00E343A2"/>
    <w:rsid w:val="00E55713"/>
    <w:rsid w:val="00E65A0E"/>
    <w:rsid w:val="00E71C71"/>
    <w:rsid w:val="00E862A4"/>
    <w:rsid w:val="00E97661"/>
    <w:rsid w:val="00EB00D4"/>
    <w:rsid w:val="00EB531B"/>
    <w:rsid w:val="00EB7E63"/>
    <w:rsid w:val="00ED3548"/>
    <w:rsid w:val="00ED3B78"/>
    <w:rsid w:val="00ED4879"/>
    <w:rsid w:val="00EE17E2"/>
    <w:rsid w:val="00EE2B7F"/>
    <w:rsid w:val="00EE33D7"/>
    <w:rsid w:val="00EE4620"/>
    <w:rsid w:val="00EF4564"/>
    <w:rsid w:val="00EF5359"/>
    <w:rsid w:val="00EF7274"/>
    <w:rsid w:val="00F07008"/>
    <w:rsid w:val="00F13B13"/>
    <w:rsid w:val="00F17831"/>
    <w:rsid w:val="00F23187"/>
    <w:rsid w:val="00F355EA"/>
    <w:rsid w:val="00F40522"/>
    <w:rsid w:val="00F41353"/>
    <w:rsid w:val="00F4505F"/>
    <w:rsid w:val="00F536B9"/>
    <w:rsid w:val="00F566CB"/>
    <w:rsid w:val="00F573F3"/>
    <w:rsid w:val="00F62A74"/>
    <w:rsid w:val="00F70539"/>
    <w:rsid w:val="00F70E10"/>
    <w:rsid w:val="00F740B8"/>
    <w:rsid w:val="00F74842"/>
    <w:rsid w:val="00F76BFA"/>
    <w:rsid w:val="00F8256F"/>
    <w:rsid w:val="00F863B1"/>
    <w:rsid w:val="00F865ED"/>
    <w:rsid w:val="00F93289"/>
    <w:rsid w:val="00FA0749"/>
    <w:rsid w:val="00FA1535"/>
    <w:rsid w:val="00FA60D8"/>
    <w:rsid w:val="00FA7466"/>
    <w:rsid w:val="00FB4C8A"/>
    <w:rsid w:val="00FB52D2"/>
    <w:rsid w:val="00FB62EA"/>
    <w:rsid w:val="00FD0E5E"/>
    <w:rsid w:val="00FE0413"/>
    <w:rsid w:val="00FE2C05"/>
    <w:rsid w:val="00FF38BE"/>
    <w:rsid w:val="070F2ABD"/>
    <w:rsid w:val="13C93D5C"/>
    <w:rsid w:val="214B4BB4"/>
    <w:rsid w:val="269817AB"/>
    <w:rsid w:val="44553AFC"/>
    <w:rsid w:val="54146179"/>
    <w:rsid w:val="5FA1CF46"/>
    <w:rsid w:val="67FDAC23"/>
    <w:rsid w:val="6F745BA8"/>
    <w:rsid w:val="731F262C"/>
    <w:rsid w:val="735DDF83"/>
    <w:rsid w:val="7AE7F6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1B15"/>
  <w15:docId w15:val="{4E9647B0-BAC5-47DA-9FAC-E7F10AD6F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3DE"/>
  </w:style>
  <w:style w:type="paragraph" w:styleId="Heading3">
    <w:name w:val="heading 3"/>
    <w:basedOn w:val="Normal"/>
    <w:link w:val="Heading3Char"/>
    <w:uiPriority w:val="9"/>
    <w:qFormat/>
    <w:rsid w:val="00F070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57646"/>
    <w:pPr>
      <w:spacing w:after="0" w:line="240" w:lineRule="auto"/>
    </w:pPr>
  </w:style>
  <w:style w:type="paragraph" w:customStyle="1" w:styleId="Default">
    <w:name w:val="Default"/>
    <w:rsid w:val="00A67C2E"/>
    <w:pPr>
      <w:autoSpaceDE w:val="0"/>
      <w:autoSpaceDN w:val="0"/>
      <w:adjustRightInd w:val="0"/>
      <w:spacing w:after="0" w:line="240" w:lineRule="auto"/>
    </w:pPr>
    <w:rPr>
      <w:rFonts w:ascii="TeXGyreTermes" w:hAnsi="TeXGyreTermes" w:cs="TeXGyreTermes"/>
      <w:color w:val="000000"/>
      <w:sz w:val="24"/>
      <w:szCs w:val="24"/>
    </w:rPr>
  </w:style>
  <w:style w:type="paragraph" w:styleId="ListParagraph">
    <w:name w:val="List Paragraph"/>
    <w:basedOn w:val="Normal"/>
    <w:uiPriority w:val="34"/>
    <w:qFormat/>
    <w:rsid w:val="00A67C2E"/>
    <w:pPr>
      <w:ind w:left="720"/>
      <w:contextualSpacing/>
    </w:pPr>
  </w:style>
  <w:style w:type="table" w:styleId="TableGrid">
    <w:name w:val="Table Grid"/>
    <w:basedOn w:val="TableNormal"/>
    <w:uiPriority w:val="39"/>
    <w:rsid w:val="00781561"/>
    <w:pPr>
      <w:spacing w:after="0" w:line="240" w:lineRule="auto"/>
    </w:pPr>
    <w:tblPr/>
  </w:style>
  <w:style w:type="character" w:styleId="CommentReference">
    <w:name w:val="annotation reference"/>
    <w:basedOn w:val="DefaultParagraphFont"/>
    <w:uiPriority w:val="99"/>
    <w:semiHidden/>
    <w:unhideWhenUsed/>
    <w:rsid w:val="00AC2CEB"/>
    <w:rPr>
      <w:sz w:val="16"/>
      <w:szCs w:val="16"/>
    </w:rPr>
  </w:style>
  <w:style w:type="paragraph" w:styleId="CommentText">
    <w:name w:val="annotation text"/>
    <w:basedOn w:val="Normal"/>
    <w:link w:val="CommentTextChar"/>
    <w:uiPriority w:val="99"/>
    <w:unhideWhenUsed/>
    <w:rsid w:val="00AC2CEB"/>
    <w:pPr>
      <w:spacing w:line="240" w:lineRule="auto"/>
    </w:pPr>
    <w:rPr>
      <w:sz w:val="20"/>
      <w:szCs w:val="20"/>
    </w:rPr>
  </w:style>
  <w:style w:type="character" w:customStyle="1" w:styleId="CommentTextChar">
    <w:name w:val="Comment Text Char"/>
    <w:basedOn w:val="DefaultParagraphFont"/>
    <w:link w:val="CommentText"/>
    <w:uiPriority w:val="99"/>
    <w:rsid w:val="00AC2CEB"/>
    <w:rPr>
      <w:sz w:val="20"/>
      <w:szCs w:val="20"/>
    </w:rPr>
  </w:style>
  <w:style w:type="paragraph" w:styleId="CommentSubject">
    <w:name w:val="annotation subject"/>
    <w:basedOn w:val="CommentText"/>
    <w:next w:val="CommentText"/>
    <w:link w:val="CommentSubjectChar"/>
    <w:uiPriority w:val="99"/>
    <w:semiHidden/>
    <w:unhideWhenUsed/>
    <w:rsid w:val="00AC2CEB"/>
    <w:rPr>
      <w:b/>
      <w:bCs/>
    </w:rPr>
  </w:style>
  <w:style w:type="character" w:customStyle="1" w:styleId="CommentSubjectChar">
    <w:name w:val="Comment Subject Char"/>
    <w:basedOn w:val="CommentTextChar"/>
    <w:link w:val="CommentSubject"/>
    <w:uiPriority w:val="99"/>
    <w:semiHidden/>
    <w:rsid w:val="00AC2CEB"/>
    <w:rPr>
      <w:b/>
      <w:bCs/>
      <w:sz w:val="20"/>
      <w:szCs w:val="20"/>
    </w:rPr>
  </w:style>
  <w:style w:type="character" w:styleId="Hyperlink">
    <w:name w:val="Hyperlink"/>
    <w:basedOn w:val="DefaultParagraphFont"/>
    <w:uiPriority w:val="99"/>
    <w:unhideWhenUsed/>
    <w:rsid w:val="00484AE4"/>
    <w:rPr>
      <w:color w:val="0000FF" w:themeColor="hyperlink"/>
      <w:u w:val="single"/>
    </w:rPr>
  </w:style>
  <w:style w:type="character" w:styleId="UnresolvedMention">
    <w:name w:val="Unresolved Mention"/>
    <w:basedOn w:val="DefaultParagraphFont"/>
    <w:uiPriority w:val="99"/>
    <w:semiHidden/>
    <w:unhideWhenUsed/>
    <w:rsid w:val="00484AE4"/>
    <w:rPr>
      <w:color w:val="605E5C"/>
      <w:shd w:val="clear" w:color="auto" w:fill="E1DFDD"/>
    </w:rPr>
  </w:style>
  <w:style w:type="paragraph" w:styleId="Header">
    <w:name w:val="header"/>
    <w:basedOn w:val="Normal"/>
    <w:link w:val="HeaderChar"/>
    <w:uiPriority w:val="99"/>
    <w:unhideWhenUsed/>
    <w:rsid w:val="008D2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541"/>
  </w:style>
  <w:style w:type="paragraph" w:styleId="Footer">
    <w:name w:val="footer"/>
    <w:basedOn w:val="Normal"/>
    <w:link w:val="FooterChar"/>
    <w:uiPriority w:val="99"/>
    <w:unhideWhenUsed/>
    <w:rsid w:val="008D2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541"/>
  </w:style>
  <w:style w:type="character" w:styleId="Strong">
    <w:name w:val="Strong"/>
    <w:basedOn w:val="DefaultParagraphFont"/>
    <w:uiPriority w:val="22"/>
    <w:qFormat/>
    <w:rsid w:val="001E429B"/>
    <w:rPr>
      <w:b/>
      <w:bCs/>
    </w:rPr>
  </w:style>
  <w:style w:type="character" w:styleId="HTMLCode">
    <w:name w:val="HTML Code"/>
    <w:basedOn w:val="DefaultParagraphFont"/>
    <w:uiPriority w:val="99"/>
    <w:semiHidden/>
    <w:unhideWhenUsed/>
    <w:rsid w:val="008F161C"/>
    <w:rPr>
      <w:rFonts w:ascii="Courier New" w:eastAsia="Times New Roman" w:hAnsi="Courier New" w:cs="Courier New"/>
      <w:sz w:val="20"/>
      <w:szCs w:val="20"/>
    </w:rPr>
  </w:style>
  <w:style w:type="paragraph" w:styleId="Revision">
    <w:name w:val="Revision"/>
    <w:hidden/>
    <w:uiPriority w:val="99"/>
    <w:semiHidden/>
    <w:rsid w:val="00F4505F"/>
    <w:pPr>
      <w:spacing w:after="0" w:line="240" w:lineRule="auto"/>
    </w:pPr>
  </w:style>
  <w:style w:type="paragraph" w:styleId="NormalWeb">
    <w:name w:val="Normal (Web)"/>
    <w:basedOn w:val="Normal"/>
    <w:uiPriority w:val="99"/>
    <w:semiHidden/>
    <w:unhideWhenUsed/>
    <w:rsid w:val="005C5D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07008"/>
    <w:rPr>
      <w:rFonts w:ascii="Times New Roman" w:eastAsia="Times New Roman" w:hAnsi="Times New Roman" w:cs="Times New Roman"/>
      <w:b/>
      <w:bCs/>
      <w:sz w:val="27"/>
      <w:szCs w:val="27"/>
    </w:rPr>
  </w:style>
  <w:style w:type="paragraph" w:customStyle="1" w:styleId="PARAGRAPH">
    <w:name w:val="PARAGRAPH"/>
    <w:link w:val="PARAGRAPHChar"/>
    <w:qFormat/>
    <w:rsid w:val="00B6560B"/>
    <w:pPr>
      <w:snapToGrid w:val="0"/>
      <w:spacing w:before="100" w:line="240" w:lineRule="auto"/>
      <w:jc w:val="both"/>
    </w:pPr>
    <w:rPr>
      <w:rFonts w:ascii="Arial" w:eastAsia="Times New Roman" w:hAnsi="Arial" w:cs="Arial"/>
      <w:spacing w:val="8"/>
      <w:sz w:val="20"/>
      <w:szCs w:val="20"/>
      <w:lang w:val="en-NZ" w:eastAsia="zh-CN"/>
    </w:rPr>
  </w:style>
  <w:style w:type="character" w:customStyle="1" w:styleId="PARAGRAPHChar">
    <w:name w:val="PARAGRAPH Char"/>
    <w:link w:val="PARAGRAPH"/>
    <w:rsid w:val="00B6560B"/>
    <w:rPr>
      <w:rFonts w:ascii="Arial" w:eastAsia="Times New Roman" w:hAnsi="Arial" w:cs="Arial"/>
      <w:spacing w:val="8"/>
      <w:sz w:val="20"/>
      <w:szCs w:val="20"/>
      <w:lang w:val="en-NZ" w:eastAsia="zh-CN"/>
    </w:rPr>
  </w:style>
  <w:style w:type="character" w:styleId="Emphasis">
    <w:name w:val="Emphasis"/>
    <w:basedOn w:val="DefaultParagraphFont"/>
    <w:uiPriority w:val="20"/>
    <w:qFormat/>
    <w:rsid w:val="00B6560B"/>
    <w:rPr>
      <w:i/>
      <w:iCs/>
    </w:rPr>
  </w:style>
  <w:style w:type="paragraph" w:customStyle="1" w:styleId="TableParagraph">
    <w:name w:val="Table Paragraph"/>
    <w:basedOn w:val="Normal"/>
    <w:uiPriority w:val="1"/>
    <w:qFormat/>
    <w:rsid w:val="00076C2D"/>
    <w:pPr>
      <w:widowControl w:val="0"/>
      <w:autoSpaceDE w:val="0"/>
      <w:autoSpaceDN w:val="0"/>
      <w:snapToGrid w:val="0"/>
      <w:spacing w:before="88" w:after="0" w:line="240" w:lineRule="auto"/>
      <w:jc w:val="both"/>
    </w:pPr>
    <w:rPr>
      <w:rFonts w:eastAsia="Arial" w:cs="Arial"/>
      <w:spacing w:val="8"/>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656180">
      <w:bodyDiv w:val="1"/>
      <w:marLeft w:val="0"/>
      <w:marRight w:val="0"/>
      <w:marTop w:val="0"/>
      <w:marBottom w:val="0"/>
      <w:divBdr>
        <w:top w:val="none" w:sz="0" w:space="0" w:color="auto"/>
        <w:left w:val="none" w:sz="0" w:space="0" w:color="auto"/>
        <w:bottom w:val="none" w:sz="0" w:space="0" w:color="auto"/>
        <w:right w:val="none" w:sz="0" w:space="0" w:color="auto"/>
      </w:divBdr>
    </w:div>
    <w:div w:id="763496363">
      <w:bodyDiv w:val="1"/>
      <w:marLeft w:val="0"/>
      <w:marRight w:val="0"/>
      <w:marTop w:val="0"/>
      <w:marBottom w:val="0"/>
      <w:divBdr>
        <w:top w:val="none" w:sz="0" w:space="0" w:color="auto"/>
        <w:left w:val="none" w:sz="0" w:space="0" w:color="auto"/>
        <w:bottom w:val="none" w:sz="0" w:space="0" w:color="auto"/>
        <w:right w:val="none" w:sz="0" w:space="0" w:color="auto"/>
      </w:divBdr>
      <w:divsChild>
        <w:div w:id="65153575">
          <w:marLeft w:val="0"/>
          <w:marRight w:val="0"/>
          <w:marTop w:val="0"/>
          <w:marBottom w:val="0"/>
          <w:divBdr>
            <w:top w:val="none" w:sz="0" w:space="0" w:color="auto"/>
            <w:left w:val="none" w:sz="0" w:space="0" w:color="auto"/>
            <w:bottom w:val="none" w:sz="0" w:space="0" w:color="auto"/>
            <w:right w:val="none" w:sz="0" w:space="0" w:color="auto"/>
          </w:divBdr>
        </w:div>
        <w:div w:id="131139911">
          <w:marLeft w:val="0"/>
          <w:marRight w:val="0"/>
          <w:marTop w:val="0"/>
          <w:marBottom w:val="0"/>
          <w:divBdr>
            <w:top w:val="none" w:sz="0" w:space="0" w:color="auto"/>
            <w:left w:val="none" w:sz="0" w:space="0" w:color="auto"/>
            <w:bottom w:val="none" w:sz="0" w:space="0" w:color="auto"/>
            <w:right w:val="none" w:sz="0" w:space="0" w:color="auto"/>
          </w:divBdr>
        </w:div>
        <w:div w:id="1091124162">
          <w:marLeft w:val="0"/>
          <w:marRight w:val="0"/>
          <w:marTop w:val="0"/>
          <w:marBottom w:val="0"/>
          <w:divBdr>
            <w:top w:val="none" w:sz="0" w:space="0" w:color="auto"/>
            <w:left w:val="none" w:sz="0" w:space="0" w:color="auto"/>
            <w:bottom w:val="none" w:sz="0" w:space="0" w:color="auto"/>
            <w:right w:val="none" w:sz="0" w:space="0" w:color="auto"/>
          </w:divBdr>
        </w:div>
      </w:divsChild>
    </w:div>
    <w:div w:id="881015495">
      <w:bodyDiv w:val="1"/>
      <w:marLeft w:val="0"/>
      <w:marRight w:val="0"/>
      <w:marTop w:val="0"/>
      <w:marBottom w:val="0"/>
      <w:divBdr>
        <w:top w:val="none" w:sz="0" w:space="0" w:color="auto"/>
        <w:left w:val="none" w:sz="0" w:space="0" w:color="auto"/>
        <w:bottom w:val="none" w:sz="0" w:space="0" w:color="auto"/>
        <w:right w:val="none" w:sz="0" w:space="0" w:color="auto"/>
      </w:divBdr>
      <w:divsChild>
        <w:div w:id="439685072">
          <w:marLeft w:val="0"/>
          <w:marRight w:val="0"/>
          <w:marTop w:val="0"/>
          <w:marBottom w:val="0"/>
          <w:divBdr>
            <w:top w:val="none" w:sz="0" w:space="0" w:color="auto"/>
            <w:left w:val="none" w:sz="0" w:space="0" w:color="auto"/>
            <w:bottom w:val="none" w:sz="0" w:space="0" w:color="auto"/>
            <w:right w:val="none" w:sz="0" w:space="0" w:color="auto"/>
          </w:divBdr>
        </w:div>
      </w:divsChild>
    </w:div>
    <w:div w:id="1094861097">
      <w:bodyDiv w:val="1"/>
      <w:marLeft w:val="0"/>
      <w:marRight w:val="0"/>
      <w:marTop w:val="0"/>
      <w:marBottom w:val="0"/>
      <w:divBdr>
        <w:top w:val="none" w:sz="0" w:space="0" w:color="auto"/>
        <w:left w:val="none" w:sz="0" w:space="0" w:color="auto"/>
        <w:bottom w:val="none" w:sz="0" w:space="0" w:color="auto"/>
        <w:right w:val="none" w:sz="0" w:space="0" w:color="auto"/>
      </w:divBdr>
    </w:div>
    <w:div w:id="1967616075">
      <w:bodyDiv w:val="1"/>
      <w:marLeft w:val="0"/>
      <w:marRight w:val="0"/>
      <w:marTop w:val="0"/>
      <w:marBottom w:val="0"/>
      <w:divBdr>
        <w:top w:val="none" w:sz="0" w:space="0" w:color="auto"/>
        <w:left w:val="none" w:sz="0" w:space="0" w:color="auto"/>
        <w:bottom w:val="none" w:sz="0" w:space="0" w:color="auto"/>
        <w:right w:val="none" w:sz="0" w:space="0" w:color="auto"/>
      </w:divBdr>
      <w:divsChild>
        <w:div w:id="405229398">
          <w:marLeft w:val="0"/>
          <w:marRight w:val="0"/>
          <w:marTop w:val="0"/>
          <w:marBottom w:val="0"/>
          <w:divBdr>
            <w:top w:val="none" w:sz="0" w:space="0" w:color="auto"/>
            <w:left w:val="none" w:sz="0" w:space="0" w:color="auto"/>
            <w:bottom w:val="none" w:sz="0" w:space="0" w:color="auto"/>
            <w:right w:val="none" w:sz="0" w:space="0" w:color="auto"/>
          </w:divBdr>
        </w:div>
        <w:div w:id="997002957">
          <w:marLeft w:val="0"/>
          <w:marRight w:val="0"/>
          <w:marTop w:val="0"/>
          <w:marBottom w:val="0"/>
          <w:divBdr>
            <w:top w:val="none" w:sz="0" w:space="0" w:color="auto"/>
            <w:left w:val="none" w:sz="0" w:space="0" w:color="auto"/>
            <w:bottom w:val="none" w:sz="0" w:space="0" w:color="auto"/>
            <w:right w:val="none" w:sz="0" w:space="0" w:color="auto"/>
          </w:divBdr>
        </w:div>
        <w:div w:id="1776516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CC943954A87645A6DDC155B5454EE0" ma:contentTypeVersion="19" ma:contentTypeDescription="Create a new document." ma:contentTypeScope="" ma:versionID="a62c6b2138f219856983cfdf0bcfbc51">
  <xsd:schema xmlns:xsd="http://www.w3.org/2001/XMLSchema" xmlns:xs="http://www.w3.org/2001/XMLSchema" xmlns:p="http://schemas.microsoft.com/office/2006/metadata/properties" xmlns:ns2="970250dc-d4ad-4be8-8a18-25c215fef1a9" xmlns:ns3="b6ed4b8f-c8f3-448b-8cfa-5249b457b92d" targetNamespace="http://schemas.microsoft.com/office/2006/metadata/properties" ma:root="true" ma:fieldsID="36a755d4f4f82174888246a5e3d1c3c2" ns2:_="" ns3:_="">
    <xsd:import namespace="970250dc-d4ad-4be8-8a18-25c215fef1a9"/>
    <xsd:import namespace="b6ed4b8f-c8f3-448b-8cfa-5249b457b92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Status" minOccurs="0"/>
                <xsd:element ref="ns2:AssignedTo"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SearchProperties" minOccurs="0"/>
                <xsd:element ref="ns2:DocumentType" minOccurs="0"/>
                <xsd:element ref="ns2:Audianc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0250dc-d4ad-4be8-8a18-25c215fef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Status" ma:index="11" nillable="true" ma:displayName="Status" ma:description="Document Status" ma:format="Dropdown" ma:internalName="Status">
      <xsd:simpleType>
        <xsd:restriction base="dms:Text">
          <xsd:maxLength value="255"/>
        </xsd:restriction>
      </xsd:simpleType>
    </xsd:element>
    <xsd:element name="AssignedTo" ma:index="12" nillable="true" ma:displayName="Assigned To" ma:description="Who is this document currently waiting on" ma:format="Dropdown" ma:list="UserInfo" ma:SharePointGroup="0" ma:internalName="AssignedTo">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13b3bcc-e611-4a2c-8c31-0495d8dd897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DocumentType" ma:index="24" nillable="true" ma:displayName="Document Type" ma:format="Dropdown" ma:internalName="DocumentType">
      <xsd:simpleType>
        <xsd:restriction base="dms:Choice">
          <xsd:enumeration value="MSA"/>
          <xsd:enumeration value="SOW"/>
          <xsd:enumeration value="NDA"/>
          <xsd:enumeration value="ICA"/>
        </xsd:restriction>
      </xsd:simpleType>
    </xsd:element>
    <xsd:element name="Audiance" ma:index="25" nillable="true" ma:displayName="Audiance" ma:format="Dropdown" ma:internalName="Audiance">
      <xsd:simpleType>
        <xsd:restriction base="dms:Choice">
          <xsd:enumeration value="Client"/>
          <xsd:enumeration value="Independent Contractor"/>
          <xsd:enumeration value="Services Vendor"/>
          <xsd:enumeration value="Supplier (RTT)"/>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ed4b8f-c8f3-448b-8cfa-5249b457b92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0250dc-d4ad-4be8-8a18-25c215fef1a9">
      <Terms xmlns="http://schemas.microsoft.com/office/infopath/2007/PartnerControls"/>
    </lcf76f155ced4ddcb4097134ff3c332f>
    <Audiance xmlns="970250dc-d4ad-4be8-8a18-25c215fef1a9" xsi:nil="true"/>
    <AssignedTo xmlns="970250dc-d4ad-4be8-8a18-25c215fef1a9">
      <UserInfo>
        <DisplayName/>
        <AccountId xsi:nil="true"/>
        <AccountType/>
      </UserInfo>
    </AssignedTo>
    <Status xmlns="970250dc-d4ad-4be8-8a18-25c215fef1a9" xsi:nil="true"/>
    <DocumentType xmlns="970250dc-d4ad-4be8-8a18-25c215fef1a9" xsi:nil="true"/>
  </documentManagement>
</p:properties>
</file>

<file path=customXml/itemProps1.xml><?xml version="1.0" encoding="utf-8"?>
<ds:datastoreItem xmlns:ds="http://schemas.openxmlformats.org/officeDocument/2006/customXml" ds:itemID="{2CE310F5-051C-46A2-948B-BB98BF532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0250dc-d4ad-4be8-8a18-25c215fef1a9"/>
    <ds:schemaRef ds:uri="b6ed4b8f-c8f3-448b-8cfa-5249b457b9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5A97E2-0670-4C74-9F53-3B8EEC4B763B}">
  <ds:schemaRefs>
    <ds:schemaRef ds:uri="http://schemas.microsoft.com/sharepoint/v3/contenttype/forms"/>
  </ds:schemaRefs>
</ds:datastoreItem>
</file>

<file path=customXml/itemProps3.xml><?xml version="1.0" encoding="utf-8"?>
<ds:datastoreItem xmlns:ds="http://schemas.openxmlformats.org/officeDocument/2006/customXml" ds:itemID="{BDBA7297-C5FB-45C8-A18F-0DC7325FA0DC}">
  <ds:schemaRefs>
    <ds:schemaRef ds:uri="http://schemas.microsoft.com/office/2006/metadata/properties"/>
    <ds:schemaRef ds:uri="http://schemas.microsoft.com/office/infopath/2007/PartnerControls"/>
    <ds:schemaRef ds:uri="970250dc-d4ad-4be8-8a18-25c215fef1a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2913</Words>
  <Characters>16608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booth kevin</dc:creator>
  <cp:keywords/>
  <cp:lastModifiedBy>Kate Gray</cp:lastModifiedBy>
  <cp:revision>2</cp:revision>
  <cp:lastPrinted>2025-07-17T18:02:00Z</cp:lastPrinted>
  <dcterms:created xsi:type="dcterms:W3CDTF">2025-10-31T03:14:00Z</dcterms:created>
  <dcterms:modified xsi:type="dcterms:W3CDTF">2025-10-31T03:14:00Z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1581890427</vt:i4>
  </property>
  <property fmtid="{D5CDD505-2E9C-101B-9397-08002B2CF9AE}" pid="3" name="ContentTypeId">
    <vt:lpwstr>0x010100DACC943954A87645A6DDC155B5454EE0</vt:lpwstr>
  </property>
  <property fmtid="{D5CDD505-2E9C-101B-9397-08002B2CF9AE}" pid="4" name="MediaServiceImageTags">
    <vt:lpwstr/>
  </property>
</Properties>
</file>